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0CAFA" w14:textId="1A82CB81" w:rsidR="00376C6B" w:rsidDel="00376C6B" w:rsidRDefault="005F1598" w:rsidP="00376C6B">
      <w:pPr>
        <w:pStyle w:val="ListParagraph"/>
        <w:rPr>
          <w:del w:id="0" w:author="Nishit Ruparelia" w:date="2023-12-18T07:26:00Z"/>
          <w:b/>
          <w:bCs/>
        </w:rPr>
      </w:pPr>
      <w:r w:rsidRPr="005F1598">
        <w:rPr>
          <w:b/>
          <w:bCs/>
        </w:rPr>
        <w:t>SCOPE OF SERVICES</w:t>
      </w:r>
      <w:ins w:id="1" w:author="Nishit Ruparelia" w:date="2023-12-18T07:25:00Z">
        <w:r w:rsidR="00376C6B">
          <w:rPr>
            <w:b/>
            <w:bCs/>
          </w:rPr>
          <w:t xml:space="preserve"> </w:t>
        </w:r>
      </w:ins>
      <w:ins w:id="2" w:author="Nishit Ruparelia" w:date="2023-12-18T07:26:00Z">
        <w:r w:rsidR="00376C6B">
          <w:rPr>
            <w:b/>
            <w:bCs/>
          </w:rPr>
          <w:t>PROVIDED</w:t>
        </w:r>
      </w:ins>
    </w:p>
    <w:p w14:paraId="5282C42E" w14:textId="77777777" w:rsidR="00376C6B" w:rsidRPr="00376C6B" w:rsidRDefault="00376C6B" w:rsidP="00376C6B">
      <w:pPr>
        <w:pStyle w:val="ListParagraph"/>
        <w:numPr>
          <w:ilvl w:val="0"/>
          <w:numId w:val="1"/>
        </w:numPr>
        <w:spacing w:before="120" w:line="19" w:lineRule="atLeast"/>
        <w:ind w:left="709" w:hanging="567"/>
        <w:jc w:val="both"/>
        <w:rPr>
          <w:ins w:id="3" w:author="Nishit Ruparelia" w:date="2023-12-18T07:26:00Z"/>
          <w:b/>
          <w:bCs/>
          <w:rPrChange w:id="4" w:author="Nishit Ruparelia" w:date="2023-12-18T07:26:00Z">
            <w:rPr>
              <w:ins w:id="5" w:author="Nishit Ruparelia" w:date="2023-12-18T07:26:00Z"/>
            </w:rPr>
          </w:rPrChange>
        </w:rPr>
      </w:pPr>
    </w:p>
    <w:p w14:paraId="382773C3" w14:textId="7867890E" w:rsidR="00A04E98" w:rsidDel="00376C6B" w:rsidRDefault="00A04E98">
      <w:pPr>
        <w:pStyle w:val="ListParagraph"/>
        <w:numPr>
          <w:ilvl w:val="1"/>
          <w:numId w:val="32"/>
        </w:numPr>
        <w:spacing w:before="120" w:line="19" w:lineRule="atLeast"/>
        <w:ind w:left="709" w:hanging="567"/>
        <w:jc w:val="both"/>
        <w:rPr>
          <w:del w:id="6" w:author="Nishit Ruparelia" w:date="2023-12-18T07:26:00Z"/>
        </w:rPr>
        <w:pPrChange w:id="7" w:author="Nishit Ruparelia" w:date="2023-12-18T07:53:00Z">
          <w:pPr>
            <w:pStyle w:val="ListParagraph"/>
            <w:numPr>
              <w:ilvl w:val="1"/>
              <w:numId w:val="3"/>
            </w:numPr>
            <w:spacing w:before="120" w:line="19" w:lineRule="atLeast"/>
            <w:ind w:left="709" w:hanging="567"/>
            <w:jc w:val="both"/>
          </w:pPr>
        </w:pPrChange>
      </w:pPr>
      <w:r>
        <w:t xml:space="preserve">NIMROD will provide annual fire equipment maintenance services </w:t>
      </w:r>
      <w:del w:id="8" w:author="Amit Ruparelia" w:date="2023-12-20T01:16:00Z">
        <w:r w:rsidDel="000C0ED4">
          <w:delText xml:space="preserve">to the </w:delText>
        </w:r>
      </w:del>
      <w:ins w:id="9" w:author="Nishit Ruparelia" w:date="2023-12-11T09:45:00Z">
        <w:del w:id="10" w:author="Amit Ruparelia" w:date="2023-12-20T01:16:00Z">
          <w:r w:rsidR="00B9422A" w:rsidDel="000C0ED4">
            <w:delText>c</w:delText>
          </w:r>
        </w:del>
      </w:ins>
      <w:ins w:id="11" w:author="Nishit Ruparelia" w:date="2023-12-11T10:52:00Z">
        <w:del w:id="12" w:author="Amit Ruparelia" w:date="2023-12-20T01:16:00Z">
          <w:r w:rsidR="003E3F2E" w:rsidDel="000C0ED4">
            <w:delText>lient</w:delText>
          </w:r>
        </w:del>
      </w:ins>
      <w:ins w:id="13" w:author="Nishit Ruparelia" w:date="2023-12-11T09:45:00Z">
        <w:del w:id="14" w:author="Amit Ruparelia" w:date="2023-12-20T01:16:00Z">
          <w:r w:rsidR="00B9422A" w:rsidDel="000C0ED4">
            <w:delText xml:space="preserve"> </w:delText>
          </w:r>
        </w:del>
      </w:ins>
      <w:del w:id="15" w:author="Amit Ruparelia" w:date="2023-12-20T01:16:00Z">
        <w:r w:rsidR="00877542" w:rsidDel="000C0ED4">
          <w:delText>in accordance with the terms and conditions in this contract</w:delText>
        </w:r>
        <w:r w:rsidDel="000C0ED4">
          <w:delText xml:space="preserve"> </w:delText>
        </w:r>
      </w:del>
      <w:ins w:id="16" w:author="Amit Ruparelia" w:date="2023-12-20T01:17:00Z">
        <w:r w:rsidR="000C0ED4">
          <w:t>which</w:t>
        </w:r>
      </w:ins>
      <w:r w:rsidR="000C0ED4">
        <w:t xml:space="preserve"> will include:</w:t>
      </w:r>
    </w:p>
    <w:p w14:paraId="3E781335" w14:textId="36F2A6AA" w:rsidR="00F57F12" w:rsidDel="00376C6B" w:rsidRDefault="00F57F12">
      <w:pPr>
        <w:pStyle w:val="ListParagraph"/>
        <w:ind w:left="709" w:hanging="567"/>
        <w:rPr>
          <w:del w:id="17" w:author="Nishit Ruparelia" w:date="2023-12-18T07:26:00Z"/>
        </w:rPr>
        <w:pPrChange w:id="18" w:author="Nishit Ruparelia" w:date="2023-12-18T07:53:00Z">
          <w:pPr>
            <w:pStyle w:val="ListParagraph"/>
          </w:pPr>
        </w:pPrChange>
      </w:pPr>
    </w:p>
    <w:p w14:paraId="78452FAF" w14:textId="61D84693" w:rsidR="00F57F12" w:rsidDel="00376C6B" w:rsidRDefault="005F1598">
      <w:pPr>
        <w:pStyle w:val="ListParagraph"/>
        <w:ind w:left="709" w:hanging="567"/>
        <w:rPr>
          <w:del w:id="19" w:author="Nishit Ruparelia" w:date="2023-12-18T07:24:00Z"/>
        </w:rPr>
        <w:pPrChange w:id="20" w:author="Nishit Ruparelia" w:date="2023-12-18T07:53:00Z">
          <w:pPr>
            <w:pStyle w:val="ListParagraph"/>
          </w:pPr>
        </w:pPrChange>
      </w:pPr>
      <w:del w:id="21" w:author="Nishit Ruparelia" w:date="2023-12-18T07:26:00Z">
        <w:r w:rsidRPr="00376C6B" w:rsidDel="00376C6B">
          <w:delText>SERVICES PROVIDED</w:delText>
        </w:r>
      </w:del>
    </w:p>
    <w:p w14:paraId="348C5162" w14:textId="77777777" w:rsidR="00376C6B" w:rsidRDefault="00376C6B">
      <w:pPr>
        <w:pStyle w:val="ListParagraph"/>
        <w:numPr>
          <w:ilvl w:val="1"/>
          <w:numId w:val="32"/>
        </w:numPr>
        <w:spacing w:before="120" w:line="19" w:lineRule="atLeast"/>
        <w:ind w:left="709" w:hanging="567"/>
        <w:jc w:val="both"/>
        <w:rPr>
          <w:ins w:id="22" w:author="Nishit Ruparelia" w:date="2023-12-18T07:30:00Z"/>
        </w:rPr>
        <w:pPrChange w:id="23" w:author="Nishit Ruparelia" w:date="2023-12-18T07:53:00Z">
          <w:pPr>
            <w:pStyle w:val="ListParagraph"/>
            <w:numPr>
              <w:ilvl w:val="1"/>
              <w:numId w:val="32"/>
            </w:numPr>
            <w:spacing w:before="120" w:line="19" w:lineRule="atLeast"/>
            <w:ind w:left="502" w:hanging="360"/>
            <w:jc w:val="both"/>
          </w:pPr>
        </w:pPrChange>
      </w:pPr>
    </w:p>
    <w:p w14:paraId="71DB9DB3" w14:textId="39F8ACA1" w:rsidR="00B537C1" w:rsidRPr="00C444EF" w:rsidRDefault="00A04E98">
      <w:pPr>
        <w:pStyle w:val="ListParagraph"/>
        <w:numPr>
          <w:ilvl w:val="2"/>
          <w:numId w:val="23"/>
        </w:numPr>
        <w:spacing w:before="120" w:line="19" w:lineRule="atLeast"/>
        <w:jc w:val="both"/>
      </w:pPr>
      <w:r w:rsidRPr="00C444EF">
        <w:t xml:space="preserve">Inspection of fire </w:t>
      </w:r>
      <w:r w:rsidR="000C0ED4">
        <w:t>equipment and / or fire alarm system</w:t>
      </w:r>
      <w:r w:rsidR="00B537C1" w:rsidRPr="00C444EF">
        <w:t xml:space="preserve"> at </w:t>
      </w:r>
      <w:r w:rsidR="000223A3" w:rsidRPr="00C444EF">
        <w:t xml:space="preserve">the </w:t>
      </w:r>
      <w:r w:rsidR="00B537C1" w:rsidRPr="00C444EF">
        <w:t>client’s premises</w:t>
      </w:r>
      <w:r w:rsidR="000C0ED4">
        <w:t>.</w:t>
      </w:r>
    </w:p>
    <w:p w14:paraId="64075586" w14:textId="06D44F55" w:rsidR="00376C6B" w:rsidRPr="00C444EF" w:rsidRDefault="00376C6B" w:rsidP="00376C6B">
      <w:pPr>
        <w:pStyle w:val="ListParagraph"/>
        <w:numPr>
          <w:ilvl w:val="2"/>
          <w:numId w:val="23"/>
        </w:numPr>
        <w:spacing w:before="120" w:line="19" w:lineRule="atLeast"/>
        <w:jc w:val="both"/>
        <w:rPr>
          <w:moveTo w:id="24" w:author="Nishit Ruparelia" w:date="2023-12-18T07:27:00Z"/>
        </w:rPr>
      </w:pPr>
      <w:ins w:id="25" w:author="Nishit Ruparelia" w:date="2023-12-18T07:27:00Z">
        <w:r>
          <w:t>If required, r</w:t>
        </w:r>
      </w:ins>
      <w:moveToRangeStart w:id="26" w:author="Nishit Ruparelia" w:date="2023-12-18T07:27:00Z" w:name="move153776892"/>
      <w:moveTo w:id="27" w:author="Nishit Ruparelia" w:date="2023-12-18T07:27:00Z">
        <w:del w:id="28" w:author="Nishit Ruparelia" w:date="2023-12-18T07:27:00Z">
          <w:r w:rsidRPr="00C444EF" w:rsidDel="00376C6B">
            <w:delText>R</w:delText>
          </w:r>
        </w:del>
        <w:r w:rsidRPr="00C444EF">
          <w:t xml:space="preserve">efurbishment of fire equipment </w:t>
        </w:r>
      </w:moveTo>
      <w:r w:rsidR="000C0ED4">
        <w:t xml:space="preserve">and /or fire alarm </w:t>
      </w:r>
      <w:moveTo w:id="29" w:author="Nishit Ruparelia" w:date="2023-12-18T07:27:00Z">
        <w:r w:rsidRPr="00C444EF">
          <w:t>to our minimum standards (</w:t>
        </w:r>
      </w:moveTo>
      <w:r w:rsidR="000C0ED4">
        <w:t xml:space="preserve">i.e. </w:t>
      </w:r>
      <w:moveTo w:id="30" w:author="Nishit Ruparelia" w:date="2023-12-18T07:27:00Z">
        <w:r w:rsidRPr="00C444EF">
          <w:t>repaint, replace</w:t>
        </w:r>
      </w:moveTo>
      <w:r w:rsidR="000C0ED4">
        <w:t xml:space="preserve"> </w:t>
      </w:r>
      <w:ins w:id="31" w:author="Nishit Ruparelia" w:date="2023-12-18T07:40:00Z">
        <w:r w:rsidR="00194361">
          <w:t xml:space="preserve">instruction </w:t>
        </w:r>
      </w:ins>
      <w:moveTo w:id="32" w:author="Nishit Ruparelia" w:date="2023-12-18T07:27:00Z">
        <w:r w:rsidRPr="00C444EF">
          <w:t>labels,</w:t>
        </w:r>
      </w:moveTo>
      <w:r w:rsidR="000C0ED4">
        <w:t xml:space="preserve"> supply spares and</w:t>
      </w:r>
      <w:moveTo w:id="33" w:author="Nishit Ruparelia" w:date="2023-12-18T07:27:00Z">
        <w:r w:rsidRPr="00C444EF">
          <w:t xml:space="preserve"> wall brackets,</w:t>
        </w:r>
      </w:moveTo>
      <w:r w:rsidR="000C0ED4">
        <w:t xml:space="preserve"> </w:t>
      </w:r>
      <w:moveTo w:id="34" w:author="Nishit Ruparelia" w:date="2023-12-18T07:27:00Z">
        <w:r w:rsidR="000C0ED4" w:rsidRPr="00C444EF">
          <w:t>install equipment</w:t>
        </w:r>
      </w:moveTo>
      <w:r w:rsidR="000C0ED4">
        <w:t xml:space="preserve"> and devices</w:t>
      </w:r>
      <w:moveTo w:id="35" w:author="Nishit Ruparelia" w:date="2023-12-18T07:27:00Z">
        <w:r w:rsidRPr="00C444EF">
          <w:t xml:space="preserve"> etc.) </w:t>
        </w:r>
      </w:moveTo>
    </w:p>
    <w:moveToRangeEnd w:id="26"/>
    <w:p w14:paraId="718A18F1" w14:textId="77777777" w:rsidR="00B86A20" w:rsidRDefault="00376C6B" w:rsidP="00B86A20">
      <w:pPr>
        <w:pStyle w:val="ListParagraph"/>
        <w:numPr>
          <w:ilvl w:val="2"/>
          <w:numId w:val="23"/>
        </w:numPr>
        <w:spacing w:before="120" w:line="19" w:lineRule="atLeast"/>
        <w:jc w:val="both"/>
      </w:pPr>
      <w:ins w:id="36" w:author="Nishit Ruparelia" w:date="2023-12-18T07:28:00Z">
        <w:r>
          <w:t>If required, re</w:t>
        </w:r>
      </w:ins>
      <w:del w:id="37" w:author="Nishit Ruparelia" w:date="2023-12-18T07:28:00Z">
        <w:r w:rsidR="00B537C1" w:rsidRPr="00C444EF" w:rsidDel="00376C6B">
          <w:delText>R</w:delText>
        </w:r>
        <w:r w:rsidR="00B208A2" w:rsidRPr="00C444EF" w:rsidDel="00376C6B">
          <w:delText>e</w:delText>
        </w:r>
      </w:del>
      <w:r w:rsidR="00B537C1" w:rsidRPr="00C444EF">
        <w:t>fill</w:t>
      </w:r>
      <w:ins w:id="38" w:author="Nishit Ruparelia" w:date="2023-12-18T07:28:00Z">
        <w:r>
          <w:t xml:space="preserve"> </w:t>
        </w:r>
      </w:ins>
      <w:del w:id="39" w:author="Nishit Ruparelia" w:date="2023-12-18T07:28:00Z">
        <w:r w:rsidR="00B537C1" w:rsidRPr="00C444EF" w:rsidDel="00376C6B">
          <w:delText>ing</w:delText>
        </w:r>
        <w:r w:rsidR="00B208A2" w:rsidRPr="00C444EF" w:rsidDel="00376C6B">
          <w:delText xml:space="preserve"> </w:delText>
        </w:r>
      </w:del>
      <w:r w:rsidR="00B208A2" w:rsidRPr="00C444EF">
        <w:t>and pressuriz</w:t>
      </w:r>
      <w:ins w:id="40" w:author="Nishit Ruparelia" w:date="2023-12-18T07:28:00Z">
        <w:r>
          <w:t>e</w:t>
        </w:r>
      </w:ins>
      <w:del w:id="41" w:author="Nishit Ruparelia" w:date="2023-12-18T07:28:00Z">
        <w:r w:rsidR="00B537C1" w:rsidRPr="00C444EF" w:rsidDel="00376C6B">
          <w:delText>ing</w:delText>
        </w:r>
      </w:del>
      <w:r w:rsidR="00B208A2" w:rsidRPr="00C444EF">
        <w:t xml:space="preserve"> </w:t>
      </w:r>
      <w:r w:rsidR="006C258B" w:rsidRPr="00C444EF">
        <w:t xml:space="preserve">fire </w:t>
      </w:r>
      <w:r w:rsidR="00B537C1" w:rsidRPr="00C444EF">
        <w:t>extinguishers and replac</w:t>
      </w:r>
      <w:ins w:id="42" w:author="Nishit Ruparelia" w:date="2023-12-18T07:28:00Z">
        <w:r>
          <w:t>e</w:t>
        </w:r>
      </w:ins>
      <w:del w:id="43" w:author="Nishit Ruparelia" w:date="2023-12-18T07:28:00Z">
        <w:r w:rsidR="00B537C1" w:rsidRPr="00C444EF" w:rsidDel="00376C6B">
          <w:delText>ing</w:delText>
        </w:r>
      </w:del>
      <w:r w:rsidR="00B537C1" w:rsidRPr="00C444EF">
        <w:t xml:space="preserve"> any </w:t>
      </w:r>
      <w:r w:rsidR="00B208A2" w:rsidRPr="00C444EF">
        <w:t>worn-out parts</w:t>
      </w:r>
      <w:r w:rsidR="00B537C1" w:rsidRPr="00C444EF">
        <w:t xml:space="preserve"> and spares</w:t>
      </w:r>
      <w:r w:rsidR="000C0ED4">
        <w:t>.</w:t>
      </w:r>
      <w:del w:id="44" w:author="Nishit Ruparelia" w:date="2023-12-18T07:28:00Z">
        <w:r w:rsidR="00B537C1" w:rsidRPr="00C444EF" w:rsidDel="00376C6B">
          <w:delText xml:space="preserve"> (if required)</w:delText>
        </w:r>
      </w:del>
    </w:p>
    <w:p w14:paraId="1378DF1D" w14:textId="7A7A689E" w:rsidR="00B86A20" w:rsidRPr="00B86A20" w:rsidRDefault="00B86A20" w:rsidP="00B86A20">
      <w:pPr>
        <w:pStyle w:val="ListParagraph"/>
        <w:numPr>
          <w:ilvl w:val="2"/>
          <w:numId w:val="23"/>
        </w:numPr>
        <w:spacing w:before="120" w:line="19" w:lineRule="atLeast"/>
        <w:jc w:val="both"/>
      </w:pPr>
      <w:r w:rsidRPr="00B86A20">
        <w:rPr>
          <w:rFonts w:ascii="Arial" w:hAnsi="Arial" w:cs="Arial"/>
          <w:sz w:val="18"/>
          <w:szCs w:val="18"/>
        </w:rPr>
        <w:t xml:space="preserve">For </w:t>
      </w:r>
      <w:r>
        <w:rPr>
          <w:rFonts w:ascii="Arial" w:hAnsi="Arial" w:cs="Arial"/>
          <w:sz w:val="18"/>
          <w:szCs w:val="18"/>
        </w:rPr>
        <w:t xml:space="preserve">addressable </w:t>
      </w:r>
      <w:r w:rsidRPr="00B86A20">
        <w:rPr>
          <w:rFonts w:ascii="Arial" w:hAnsi="Arial" w:cs="Arial"/>
          <w:sz w:val="18"/>
          <w:szCs w:val="18"/>
        </w:rPr>
        <w:t>fire alarm system</w:t>
      </w:r>
      <w:r>
        <w:rPr>
          <w:rFonts w:ascii="Arial" w:hAnsi="Arial" w:cs="Arial"/>
          <w:sz w:val="18"/>
          <w:szCs w:val="18"/>
        </w:rPr>
        <w:t>s,</w:t>
      </w:r>
      <w:r w:rsidRPr="00B86A20">
        <w:rPr>
          <w:rFonts w:ascii="Arial" w:hAnsi="Arial" w:cs="Arial"/>
          <w:sz w:val="18"/>
          <w:szCs w:val="18"/>
        </w:rPr>
        <w:t xml:space="preserve"> </w:t>
      </w:r>
      <w:r>
        <w:rPr>
          <w:rFonts w:ascii="Arial" w:hAnsi="Arial" w:cs="Arial"/>
          <w:sz w:val="18"/>
          <w:szCs w:val="18"/>
        </w:rPr>
        <w:t>t</w:t>
      </w:r>
      <w:r w:rsidRPr="00B86A20">
        <w:rPr>
          <w:rFonts w:ascii="Arial" w:hAnsi="Arial" w:cs="Arial"/>
          <w:sz w:val="18"/>
          <w:szCs w:val="18"/>
        </w:rPr>
        <w:t>he client must provide us with the panel manual, software and any connecting cable / accessories for reprogramming the system if required.</w:t>
      </w:r>
    </w:p>
    <w:p w14:paraId="64184E18" w14:textId="6EE71AAA" w:rsidR="00B86A20" w:rsidRDefault="00B86A20">
      <w:pPr>
        <w:pStyle w:val="ListParagraph"/>
        <w:numPr>
          <w:ilvl w:val="2"/>
          <w:numId w:val="23"/>
        </w:numPr>
        <w:spacing w:before="120" w:line="19" w:lineRule="atLeast"/>
        <w:jc w:val="both"/>
      </w:pPr>
      <w:r w:rsidRPr="0039443B">
        <w:rPr>
          <w:rFonts w:ascii="Arial" w:hAnsi="Arial" w:cs="Arial"/>
          <w:sz w:val="18"/>
          <w:szCs w:val="18"/>
        </w:rPr>
        <w:t xml:space="preserve">The client is responsible </w:t>
      </w:r>
      <w:r>
        <w:rPr>
          <w:rFonts w:ascii="Arial" w:hAnsi="Arial" w:cs="Arial"/>
          <w:sz w:val="18"/>
          <w:szCs w:val="18"/>
        </w:rPr>
        <w:t>for</w:t>
      </w:r>
      <w:r w:rsidRPr="0039443B">
        <w:rPr>
          <w:rFonts w:ascii="Arial" w:hAnsi="Arial" w:cs="Arial"/>
          <w:sz w:val="18"/>
          <w:szCs w:val="18"/>
        </w:rPr>
        <w:t xml:space="preserve"> </w:t>
      </w:r>
      <w:r>
        <w:rPr>
          <w:rFonts w:ascii="Arial" w:hAnsi="Arial" w:cs="Arial"/>
          <w:sz w:val="18"/>
          <w:szCs w:val="18"/>
        </w:rPr>
        <w:t>informing</w:t>
      </w:r>
      <w:r w:rsidRPr="0039443B">
        <w:rPr>
          <w:rFonts w:ascii="Arial" w:hAnsi="Arial" w:cs="Arial"/>
          <w:sz w:val="18"/>
          <w:szCs w:val="18"/>
        </w:rPr>
        <w:t xml:space="preserve"> all occupants of the premises when testing of the fire alarm system is to be carried out</w:t>
      </w:r>
      <w:r>
        <w:rPr>
          <w:rFonts w:ascii="Arial" w:hAnsi="Arial" w:cs="Arial"/>
          <w:sz w:val="18"/>
          <w:szCs w:val="18"/>
        </w:rPr>
        <w:t>.</w:t>
      </w:r>
    </w:p>
    <w:p w14:paraId="6531E0EF" w14:textId="77777777" w:rsidR="001240BB" w:rsidDel="004F17E7" w:rsidRDefault="001240BB" w:rsidP="001240BB">
      <w:pPr>
        <w:pStyle w:val="ListParagraph"/>
        <w:spacing w:before="120" w:line="19" w:lineRule="atLeast"/>
        <w:ind w:left="1080"/>
        <w:jc w:val="both"/>
        <w:rPr>
          <w:del w:id="45" w:author="Nishit Ruparelia" w:date="2023-12-18T08:01:00Z"/>
        </w:rPr>
      </w:pPr>
    </w:p>
    <w:p w14:paraId="55F6E893" w14:textId="77777777" w:rsidR="004F17E7" w:rsidRPr="00C444EF" w:rsidRDefault="004F17E7" w:rsidP="001240BB">
      <w:pPr>
        <w:pStyle w:val="ListParagraph"/>
        <w:spacing w:before="120" w:line="19" w:lineRule="atLeast"/>
        <w:ind w:left="1080"/>
        <w:jc w:val="both"/>
        <w:rPr>
          <w:ins w:id="46" w:author="Nishit Ruparelia" w:date="2023-12-18T08:01:00Z"/>
        </w:rPr>
      </w:pPr>
    </w:p>
    <w:p w14:paraId="2FAAC247" w14:textId="29D9E3AA" w:rsidR="00B537C1" w:rsidRPr="00C444EF" w:rsidDel="00376C6B" w:rsidRDefault="00B537C1">
      <w:pPr>
        <w:spacing w:before="120" w:line="19" w:lineRule="atLeast"/>
        <w:ind w:left="720"/>
        <w:jc w:val="both"/>
        <w:rPr>
          <w:moveFrom w:id="47" w:author="Nishit Ruparelia" w:date="2023-12-18T07:27:00Z"/>
        </w:rPr>
        <w:pPrChange w:id="48" w:author="Nishit Ruparelia" w:date="2023-12-18T08:01:00Z">
          <w:pPr>
            <w:pStyle w:val="ListParagraph"/>
            <w:numPr>
              <w:ilvl w:val="2"/>
              <w:numId w:val="23"/>
            </w:numPr>
            <w:spacing w:before="120" w:line="19" w:lineRule="atLeast"/>
            <w:ind w:left="1080" w:hanging="360"/>
            <w:jc w:val="both"/>
          </w:pPr>
        </w:pPrChange>
      </w:pPr>
      <w:moveFromRangeStart w:id="49" w:author="Nishit Ruparelia" w:date="2023-12-18T07:27:00Z" w:name="move153776892"/>
      <w:moveFrom w:id="50" w:author="Nishit Ruparelia" w:date="2023-12-18T07:27:00Z">
        <w:r w:rsidRPr="00C444EF" w:rsidDel="00376C6B">
          <w:t>Refurbishment of fire equipment to our minimum standards (repaint</w:t>
        </w:r>
        <w:r w:rsidR="000223A3" w:rsidRPr="00C444EF" w:rsidDel="00376C6B">
          <w:t xml:space="preserve">, </w:t>
        </w:r>
        <w:r w:rsidRPr="00C444EF" w:rsidDel="00376C6B">
          <w:t xml:space="preserve">install equipment, replace labels, supply wall brackets, etc.) </w:t>
        </w:r>
      </w:moveFrom>
    </w:p>
    <w:moveFromRangeEnd w:id="49"/>
    <w:p w14:paraId="5FFC6192" w14:textId="76CC1A29" w:rsidR="00062E6E" w:rsidRPr="00572541" w:rsidDel="00376C6B" w:rsidRDefault="00A04E98">
      <w:pPr>
        <w:ind w:left="720"/>
        <w:rPr>
          <w:del w:id="51" w:author="Nishit Ruparelia" w:date="2023-12-18T07:27:00Z"/>
          <w:color w:val="FF0000"/>
        </w:rPr>
        <w:pPrChange w:id="52" w:author="Nishit Ruparelia" w:date="2023-12-18T08:01:00Z">
          <w:pPr>
            <w:pStyle w:val="ListParagraph"/>
            <w:numPr>
              <w:ilvl w:val="2"/>
              <w:numId w:val="23"/>
            </w:numPr>
            <w:spacing w:before="120" w:line="19" w:lineRule="atLeast"/>
            <w:ind w:left="1080" w:hanging="360"/>
            <w:jc w:val="both"/>
          </w:pPr>
        </w:pPrChange>
      </w:pPr>
      <w:del w:id="53" w:author="Nishit Ruparelia" w:date="2023-12-18T07:27:00Z">
        <w:r w:rsidRPr="00572541" w:rsidDel="00376C6B">
          <w:rPr>
            <w:color w:val="FF0000"/>
          </w:rPr>
          <w:delText>Compliance with relevant safety standards and regulations</w:delText>
        </w:r>
        <w:r w:rsidR="00F54560" w:rsidRPr="00572541" w:rsidDel="00376C6B">
          <w:rPr>
            <w:color w:val="FF0000"/>
          </w:rPr>
          <w:delText xml:space="preserve"> [</w:delText>
        </w:r>
        <w:r w:rsidR="00017CB1" w:rsidRPr="00572541" w:rsidDel="00376C6B">
          <w:rPr>
            <w:color w:val="FF0000"/>
          </w:rPr>
          <w:delText>Are there specific standards adhere to?)</w:delText>
        </w:r>
      </w:del>
    </w:p>
    <w:p w14:paraId="1FDC09C7" w14:textId="5E7EBC02" w:rsidR="000223A3" w:rsidRPr="00572541" w:rsidDel="00376C6B" w:rsidRDefault="00F54560">
      <w:pPr>
        <w:ind w:left="720"/>
        <w:rPr>
          <w:del w:id="54" w:author="Nishit Ruparelia" w:date="2023-12-18T07:27:00Z"/>
          <w:color w:val="FF0000"/>
        </w:rPr>
        <w:pPrChange w:id="55" w:author="Nishit Ruparelia" w:date="2023-12-18T08:01:00Z">
          <w:pPr>
            <w:pStyle w:val="ListParagraph"/>
            <w:numPr>
              <w:ilvl w:val="1"/>
              <w:numId w:val="3"/>
            </w:numPr>
            <w:spacing w:before="120" w:line="19" w:lineRule="atLeast"/>
            <w:ind w:left="709" w:hanging="567"/>
            <w:jc w:val="both"/>
          </w:pPr>
        </w:pPrChange>
      </w:pPr>
      <w:del w:id="56" w:author="Nishit Ruparelia" w:date="2023-12-18T07:27:00Z">
        <w:r w:rsidRPr="00F54560" w:rsidDel="00376C6B">
          <w:delText xml:space="preserve">NIMROD will maintain a detailed service record for each visit, documenting the services performed, refurbishments, replacement parts, and other relevant information. </w:delText>
        </w:r>
        <w:r w:rsidR="00572541" w:rsidRPr="00572541" w:rsidDel="00376C6B">
          <w:rPr>
            <w:color w:val="FF0000"/>
          </w:rPr>
          <w:delText>A copy of this will be provided at the end of the service, however any additional copies will be chargeable at Kshs 500/- + VAT.</w:delText>
        </w:r>
      </w:del>
    </w:p>
    <w:p w14:paraId="1E990FEC" w14:textId="77777777" w:rsidR="00376C6B" w:rsidDel="00376C6B" w:rsidRDefault="00376C6B" w:rsidP="00376C6B">
      <w:pPr>
        <w:pStyle w:val="ListParagraph"/>
        <w:numPr>
          <w:ilvl w:val="0"/>
          <w:numId w:val="1"/>
        </w:numPr>
        <w:spacing w:before="120" w:line="19" w:lineRule="atLeast"/>
        <w:ind w:left="709" w:hanging="567"/>
        <w:jc w:val="both"/>
        <w:rPr>
          <w:del w:id="57" w:author="Nishit Ruparelia" w:date="2023-12-18T07:28:00Z"/>
          <w:b/>
          <w:bCs/>
        </w:rPr>
      </w:pPr>
      <w:moveToRangeStart w:id="58" w:author="Nishit Ruparelia" w:date="2023-12-18T07:28:00Z" w:name="move153776948"/>
      <w:moveTo w:id="59" w:author="Nishit Ruparelia" w:date="2023-12-18T07:28:00Z">
        <w:r w:rsidRPr="005F1598">
          <w:rPr>
            <w:b/>
            <w:bCs/>
          </w:rPr>
          <w:t>TERM OF CONTRACT</w:t>
        </w:r>
      </w:moveTo>
    </w:p>
    <w:p w14:paraId="795E2941" w14:textId="000CA259" w:rsidR="00376C6B" w:rsidRDefault="00376C6B" w:rsidP="00376C6B">
      <w:pPr>
        <w:pStyle w:val="ListParagraph"/>
        <w:numPr>
          <w:ilvl w:val="0"/>
          <w:numId w:val="1"/>
        </w:numPr>
        <w:spacing w:before="120" w:line="19" w:lineRule="atLeast"/>
        <w:ind w:left="709" w:hanging="567"/>
        <w:jc w:val="both"/>
        <w:rPr>
          <w:ins w:id="60" w:author="Nishit Ruparelia" w:date="2023-12-18T07:28:00Z"/>
          <w:moveTo w:id="61" w:author="Nishit Ruparelia" w:date="2023-12-18T07:28:00Z"/>
          <w:b/>
          <w:bCs/>
        </w:rPr>
      </w:pPr>
      <w:ins w:id="62" w:author="Nishit Ruparelia" w:date="2023-12-18T07:28:00Z">
        <w:r>
          <w:rPr>
            <w:b/>
            <w:bCs/>
          </w:rPr>
          <w:t xml:space="preserve"> </w:t>
        </w:r>
      </w:ins>
    </w:p>
    <w:p w14:paraId="710483D5" w14:textId="2E10A930" w:rsidR="00376C6B" w:rsidDel="004F17E7" w:rsidRDefault="00376C6B" w:rsidP="004F17E7">
      <w:pPr>
        <w:pStyle w:val="ListParagraph"/>
        <w:numPr>
          <w:ilvl w:val="1"/>
          <w:numId w:val="33"/>
        </w:numPr>
        <w:spacing w:before="120" w:line="19" w:lineRule="atLeast"/>
        <w:ind w:left="709" w:hanging="567"/>
        <w:jc w:val="both"/>
        <w:rPr>
          <w:del w:id="63" w:author="Nishit Ruparelia" w:date="2023-12-18T08:01:00Z"/>
        </w:rPr>
      </w:pPr>
      <w:moveTo w:id="64" w:author="Nishit Ruparelia" w:date="2023-12-18T07:28:00Z">
        <w:r>
          <w:t>This contract commences on the date of signing and automatically renews for successive one-year terms, unless terminated by either part</w:t>
        </w:r>
      </w:moveTo>
      <w:ins w:id="65" w:author="Nishit Ruparelia" w:date="2023-12-18T08:19:00Z">
        <w:r w:rsidR="00E90FD3">
          <w:t>y.</w:t>
        </w:r>
      </w:ins>
      <w:moveTo w:id="66" w:author="Nishit Ruparelia" w:date="2023-12-18T07:28:00Z">
        <w:del w:id="67" w:author="Nishit Ruparelia" w:date="2023-12-18T08:19:00Z">
          <w:r w:rsidDel="00E90FD3">
            <w:delText xml:space="preserve">y with thirty (30) days’ notice in writing. </w:delText>
          </w:r>
        </w:del>
      </w:moveTo>
    </w:p>
    <w:p w14:paraId="3C7671F5" w14:textId="77777777" w:rsidR="004F17E7" w:rsidRPr="00376C6B" w:rsidRDefault="004F17E7">
      <w:pPr>
        <w:pStyle w:val="ListParagraph"/>
        <w:numPr>
          <w:ilvl w:val="1"/>
          <w:numId w:val="33"/>
        </w:numPr>
        <w:spacing w:before="120" w:line="19" w:lineRule="atLeast"/>
        <w:ind w:left="709" w:hanging="567"/>
        <w:jc w:val="both"/>
        <w:rPr>
          <w:ins w:id="68" w:author="Nishit Ruparelia" w:date="2023-12-18T08:01:00Z"/>
          <w:moveTo w:id="69" w:author="Nishit Ruparelia" w:date="2023-12-18T07:28:00Z"/>
          <w:rPrChange w:id="70" w:author="Nishit Ruparelia" w:date="2023-12-18T07:29:00Z">
            <w:rPr>
              <w:ins w:id="71" w:author="Nishit Ruparelia" w:date="2023-12-18T08:01:00Z"/>
              <w:moveTo w:id="72" w:author="Nishit Ruparelia" w:date="2023-12-18T07:28:00Z"/>
              <w:b/>
              <w:bCs/>
            </w:rPr>
          </w:rPrChange>
        </w:rPr>
        <w:pPrChange w:id="73" w:author="Nishit Ruparelia" w:date="2023-12-18T07:53:00Z">
          <w:pPr>
            <w:pStyle w:val="ListParagraph"/>
            <w:numPr>
              <w:ilvl w:val="1"/>
              <w:numId w:val="8"/>
            </w:numPr>
            <w:spacing w:before="120" w:line="19" w:lineRule="atLeast"/>
            <w:ind w:left="709" w:hanging="567"/>
            <w:jc w:val="both"/>
          </w:pPr>
        </w:pPrChange>
      </w:pPr>
    </w:p>
    <w:p w14:paraId="22B50741" w14:textId="77777777" w:rsidR="000C0ED4" w:rsidRDefault="000C0ED4" w:rsidP="000C0ED4">
      <w:pPr>
        <w:pStyle w:val="ListParagraph"/>
        <w:spacing w:before="120" w:line="19" w:lineRule="atLeast"/>
        <w:ind w:left="709"/>
        <w:jc w:val="both"/>
        <w:rPr>
          <w:b/>
          <w:bCs/>
        </w:rPr>
      </w:pPr>
    </w:p>
    <w:p w14:paraId="13C9D15F" w14:textId="352D3773" w:rsidR="00E90FD3" w:rsidRDefault="00E90FD3" w:rsidP="00E90FD3">
      <w:pPr>
        <w:pStyle w:val="ListParagraph"/>
        <w:numPr>
          <w:ilvl w:val="0"/>
          <w:numId w:val="1"/>
        </w:numPr>
        <w:spacing w:before="120" w:line="19" w:lineRule="atLeast"/>
        <w:ind w:left="709" w:hanging="567"/>
        <w:jc w:val="both"/>
        <w:rPr>
          <w:ins w:id="74" w:author="Nishit Ruparelia" w:date="2023-12-18T08:19:00Z"/>
          <w:b/>
          <w:bCs/>
        </w:rPr>
      </w:pPr>
      <w:ins w:id="75" w:author="Nishit Ruparelia" w:date="2023-12-18T08:18:00Z">
        <w:r w:rsidRPr="00414FF7">
          <w:rPr>
            <w:b/>
            <w:bCs/>
          </w:rPr>
          <w:t>TERMINATION</w:t>
        </w:r>
      </w:ins>
    </w:p>
    <w:p w14:paraId="55BE004C" w14:textId="7DEE61CC" w:rsidR="00E90FD3" w:rsidRPr="00E90FD3" w:rsidRDefault="00E90FD3">
      <w:pPr>
        <w:pStyle w:val="ListParagraph"/>
        <w:numPr>
          <w:ilvl w:val="1"/>
          <w:numId w:val="46"/>
        </w:numPr>
        <w:spacing w:before="120" w:line="19" w:lineRule="atLeast"/>
        <w:ind w:left="709" w:hanging="567"/>
        <w:jc w:val="both"/>
        <w:rPr>
          <w:ins w:id="76" w:author="Nishit Ruparelia" w:date="2023-12-18T08:19:00Z"/>
          <w:b/>
          <w:bCs/>
          <w:rPrChange w:id="77" w:author="Nishit Ruparelia" w:date="2023-12-18T08:19:00Z">
            <w:rPr>
              <w:ins w:id="78" w:author="Nishit Ruparelia" w:date="2023-12-18T08:19:00Z"/>
            </w:rPr>
          </w:rPrChange>
        </w:rPr>
        <w:pPrChange w:id="79" w:author="Nishit Ruparelia" w:date="2023-12-18T08:19:00Z">
          <w:pPr>
            <w:pStyle w:val="ListParagraph"/>
            <w:numPr>
              <w:ilvl w:val="1"/>
              <w:numId w:val="46"/>
            </w:numPr>
            <w:spacing w:before="120" w:line="19" w:lineRule="atLeast"/>
            <w:ind w:left="502" w:hanging="360"/>
            <w:jc w:val="both"/>
          </w:pPr>
        </w:pPrChange>
      </w:pPr>
      <w:ins w:id="80" w:author="Nishit Ruparelia" w:date="2023-12-18T08:18:00Z">
        <w:r w:rsidRPr="000B0243">
          <w:t xml:space="preserve">Either party may terminate this </w:t>
        </w:r>
        <w:r>
          <w:t>contract</w:t>
        </w:r>
        <w:r w:rsidRPr="000B0243">
          <w:t xml:space="preserve"> with thirty (30) days written notice</w:t>
        </w:r>
      </w:ins>
      <w:r w:rsidR="000C0ED4">
        <w:t>.</w:t>
      </w:r>
    </w:p>
    <w:p w14:paraId="717E0E30" w14:textId="77777777" w:rsidR="00E90FD3" w:rsidRPr="00E90FD3" w:rsidRDefault="00E90FD3">
      <w:pPr>
        <w:pStyle w:val="ListParagraph"/>
        <w:numPr>
          <w:ilvl w:val="1"/>
          <w:numId w:val="46"/>
        </w:numPr>
        <w:spacing w:before="120" w:line="19" w:lineRule="atLeast"/>
        <w:ind w:left="709" w:hanging="567"/>
        <w:jc w:val="both"/>
        <w:rPr>
          <w:ins w:id="81" w:author="Nishit Ruparelia" w:date="2023-12-18T08:19:00Z"/>
          <w:b/>
          <w:bCs/>
          <w:rPrChange w:id="82" w:author="Nishit Ruparelia" w:date="2023-12-18T08:19:00Z">
            <w:rPr>
              <w:ins w:id="83" w:author="Nishit Ruparelia" w:date="2023-12-18T08:19:00Z"/>
            </w:rPr>
          </w:rPrChange>
        </w:rPr>
        <w:pPrChange w:id="84" w:author="Nishit Ruparelia" w:date="2023-12-18T08:19:00Z">
          <w:pPr>
            <w:pStyle w:val="ListParagraph"/>
            <w:numPr>
              <w:ilvl w:val="1"/>
              <w:numId w:val="46"/>
            </w:numPr>
            <w:spacing w:before="120" w:line="19" w:lineRule="atLeast"/>
            <w:ind w:left="502" w:hanging="360"/>
            <w:jc w:val="both"/>
          </w:pPr>
        </w:pPrChange>
      </w:pPr>
      <w:ins w:id="85" w:author="Nishit Ruparelia" w:date="2023-12-18T08:18:00Z">
        <w:r w:rsidRPr="000B0243">
          <w:t xml:space="preserve">In </w:t>
        </w:r>
        <w:r>
          <w:t xml:space="preserve">the event of a </w:t>
        </w:r>
        <w:r w:rsidRPr="000B0243">
          <w:t>termination, the service charge is non-refundable and any outstanding dues must be cleared</w:t>
        </w:r>
        <w:r>
          <w:t>.</w:t>
        </w:r>
      </w:ins>
    </w:p>
    <w:p w14:paraId="50A880BD" w14:textId="6D4D4247" w:rsidR="00E90FD3" w:rsidRPr="000C0ED4" w:rsidRDefault="00E90FD3">
      <w:pPr>
        <w:pStyle w:val="ListParagraph"/>
        <w:numPr>
          <w:ilvl w:val="1"/>
          <w:numId w:val="46"/>
        </w:numPr>
        <w:spacing w:before="120" w:line="19" w:lineRule="atLeast"/>
        <w:ind w:left="709" w:hanging="567"/>
        <w:jc w:val="both"/>
        <w:rPr>
          <w:b/>
          <w:bCs/>
        </w:rPr>
      </w:pPr>
      <w:ins w:id="86" w:author="Nishit Ruparelia" w:date="2023-12-18T08:18:00Z">
        <w:r>
          <w:t xml:space="preserve">NIMROD may curtail further services in the event of non-payment within </w:t>
        </w:r>
      </w:ins>
      <w:r w:rsidR="000C0ED4">
        <w:t xml:space="preserve">our trading terms which are </w:t>
      </w:r>
      <w:ins w:id="87" w:author="Nishit Ruparelia" w:date="2023-12-18T08:18:00Z">
        <w:r>
          <w:t xml:space="preserve">30 days </w:t>
        </w:r>
        <w:r w:rsidRPr="00DF1597">
          <w:t>from the date of the invoice</w:t>
        </w:r>
      </w:ins>
      <w:r w:rsidR="000C0ED4">
        <w:t xml:space="preserve">. Interest will accrue </w:t>
      </w:r>
      <w:ins w:id="88" w:author="Nishit Ruparelia" w:date="2023-12-18T08:18:00Z">
        <w:r w:rsidRPr="004B0D2A">
          <w:t xml:space="preserve">at 3% per month on </w:t>
        </w:r>
      </w:ins>
      <w:r w:rsidR="000C0ED4">
        <w:t xml:space="preserve">all </w:t>
      </w:r>
      <w:ins w:id="89" w:author="Nishit Ruparelia" w:date="2023-12-18T08:18:00Z">
        <w:r w:rsidRPr="00DF1597">
          <w:t>overdue amounts</w:t>
        </w:r>
      </w:ins>
      <w:r w:rsidR="000C0ED4">
        <w:t>.</w:t>
      </w:r>
    </w:p>
    <w:p w14:paraId="1B6525A8" w14:textId="77777777" w:rsidR="000C0ED4" w:rsidRPr="00E90FD3" w:rsidRDefault="000C0ED4" w:rsidP="000C0ED4">
      <w:pPr>
        <w:pStyle w:val="ListParagraph"/>
        <w:spacing w:before="120" w:line="19" w:lineRule="atLeast"/>
        <w:ind w:left="709"/>
        <w:jc w:val="both"/>
        <w:rPr>
          <w:ins w:id="90" w:author="Nishit Ruparelia" w:date="2023-12-18T08:18:00Z"/>
          <w:b/>
          <w:bCs/>
          <w:rPrChange w:id="91" w:author="Nishit Ruparelia" w:date="2023-12-18T08:19:00Z">
            <w:rPr>
              <w:ins w:id="92" w:author="Nishit Ruparelia" w:date="2023-12-18T08:18:00Z"/>
            </w:rPr>
          </w:rPrChange>
        </w:rPr>
      </w:pPr>
    </w:p>
    <w:p w14:paraId="74C075F2" w14:textId="77777777" w:rsidR="00376C6B" w:rsidDel="00E90FD3" w:rsidRDefault="00376C6B" w:rsidP="00E90FD3">
      <w:pPr>
        <w:pStyle w:val="ListParagraph"/>
        <w:numPr>
          <w:ilvl w:val="0"/>
          <w:numId w:val="1"/>
        </w:numPr>
        <w:spacing w:before="120" w:line="19" w:lineRule="atLeast"/>
        <w:ind w:left="709" w:hanging="567"/>
        <w:jc w:val="both"/>
        <w:rPr>
          <w:del w:id="93" w:author="Nishit Ruparelia" w:date="2023-12-18T08:20:00Z"/>
          <w:b/>
          <w:bCs/>
        </w:rPr>
      </w:pPr>
      <w:moveToRangeStart w:id="94" w:author="Nishit Ruparelia" w:date="2023-12-18T07:29:00Z" w:name="move153776980"/>
      <w:moveToRangeEnd w:id="58"/>
      <w:moveTo w:id="95" w:author="Nishit Ruparelia" w:date="2023-12-18T07:29:00Z">
        <w:r w:rsidRPr="005F1598">
          <w:rPr>
            <w:b/>
            <w:bCs/>
          </w:rPr>
          <w:t>FEES AND PAYMENT</w:t>
        </w:r>
      </w:moveTo>
    </w:p>
    <w:p w14:paraId="308F36D3" w14:textId="77777777" w:rsidR="00E90FD3" w:rsidRDefault="00E90FD3" w:rsidP="00376C6B">
      <w:pPr>
        <w:pStyle w:val="ListParagraph"/>
        <w:numPr>
          <w:ilvl w:val="0"/>
          <w:numId w:val="1"/>
        </w:numPr>
        <w:spacing w:before="120" w:line="19" w:lineRule="atLeast"/>
        <w:ind w:left="709" w:hanging="567"/>
        <w:jc w:val="both"/>
        <w:rPr>
          <w:ins w:id="96" w:author="Nishit Ruparelia" w:date="2023-12-18T08:20:00Z"/>
          <w:moveTo w:id="97" w:author="Nishit Ruparelia" w:date="2023-12-18T07:29:00Z"/>
          <w:b/>
          <w:bCs/>
        </w:rPr>
      </w:pPr>
    </w:p>
    <w:p w14:paraId="1679B8FB" w14:textId="74E54D82" w:rsidR="00376C6B" w:rsidRPr="00376C6B" w:rsidRDefault="00376C6B">
      <w:pPr>
        <w:pStyle w:val="ListParagraph"/>
        <w:numPr>
          <w:ilvl w:val="1"/>
          <w:numId w:val="47"/>
        </w:numPr>
        <w:spacing w:before="120" w:line="19" w:lineRule="atLeast"/>
        <w:ind w:left="709" w:hanging="567"/>
        <w:jc w:val="both"/>
        <w:rPr>
          <w:moveTo w:id="98" w:author="Nishit Ruparelia" w:date="2023-12-18T07:29:00Z"/>
          <w:rPrChange w:id="99" w:author="Nishit Ruparelia" w:date="2023-12-18T07:29:00Z">
            <w:rPr>
              <w:moveTo w:id="100" w:author="Nishit Ruparelia" w:date="2023-12-18T07:29:00Z"/>
              <w:b/>
              <w:bCs/>
            </w:rPr>
          </w:rPrChange>
        </w:rPr>
        <w:pPrChange w:id="101" w:author="Nishit Ruparelia" w:date="2023-12-18T08:21:00Z">
          <w:pPr>
            <w:pStyle w:val="ListParagraph"/>
            <w:numPr>
              <w:ilvl w:val="1"/>
              <w:numId w:val="9"/>
            </w:numPr>
            <w:spacing w:before="120" w:line="19" w:lineRule="atLeast"/>
            <w:ind w:left="709" w:hanging="567"/>
            <w:jc w:val="both"/>
          </w:pPr>
        </w:pPrChange>
      </w:pPr>
      <w:moveTo w:id="102" w:author="Nishit Ruparelia" w:date="2023-12-18T07:29:00Z">
        <w:r>
          <w:t>The client agrees to pay NIMROD:</w:t>
        </w:r>
      </w:moveTo>
    </w:p>
    <w:p w14:paraId="56BA3698" w14:textId="52B13FF1" w:rsidR="00376C6B" w:rsidRPr="00C444EF" w:rsidRDefault="00376C6B" w:rsidP="00376C6B">
      <w:pPr>
        <w:pStyle w:val="ListParagraph"/>
        <w:numPr>
          <w:ilvl w:val="2"/>
          <w:numId w:val="22"/>
        </w:numPr>
        <w:spacing w:before="120" w:line="19" w:lineRule="atLeast"/>
        <w:jc w:val="both"/>
        <w:rPr>
          <w:moveTo w:id="103" w:author="Nishit Ruparelia" w:date="2023-12-18T07:29:00Z"/>
        </w:rPr>
      </w:pPr>
      <w:moveTo w:id="104" w:author="Nishit Ruparelia" w:date="2023-12-18T07:29:00Z">
        <w:r w:rsidRPr="00C444EF">
          <w:t xml:space="preserve">Annual </w:t>
        </w:r>
      </w:moveTo>
      <w:ins w:id="105" w:author="Nishit Ruparelia" w:date="2023-12-18T07:33:00Z">
        <w:r>
          <w:t>s</w:t>
        </w:r>
      </w:ins>
      <w:moveTo w:id="106" w:author="Nishit Ruparelia" w:date="2023-12-18T07:29:00Z">
        <w:del w:id="107" w:author="Nishit Ruparelia" w:date="2023-12-18T07:33:00Z">
          <w:r w:rsidRPr="00C444EF" w:rsidDel="00376C6B">
            <w:delText>S</w:delText>
          </w:r>
        </w:del>
        <w:r w:rsidRPr="00C444EF">
          <w:t xml:space="preserve">ervice </w:t>
        </w:r>
      </w:moveTo>
      <w:ins w:id="108" w:author="Nishit Ruparelia" w:date="2023-12-18T07:33:00Z">
        <w:r>
          <w:t>charge</w:t>
        </w:r>
      </w:ins>
      <w:moveTo w:id="109" w:author="Nishit Ruparelia" w:date="2023-12-18T07:29:00Z">
        <w:del w:id="110" w:author="Nishit Ruparelia" w:date="2023-12-18T07:33:00Z">
          <w:r w:rsidRPr="00C444EF" w:rsidDel="00376C6B">
            <w:delText>charge</w:delText>
          </w:r>
        </w:del>
      </w:moveTo>
      <w:ins w:id="111" w:author="Nishit Ruparelia" w:date="2023-12-18T07:33:00Z">
        <w:r>
          <w:t xml:space="preserve"> upfront</w:t>
        </w:r>
      </w:ins>
      <w:moveTo w:id="112" w:author="Nishit Ruparelia" w:date="2023-12-18T07:29:00Z">
        <w:r w:rsidRPr="00C444EF">
          <w:t xml:space="preserve"> for maintenance services </w:t>
        </w:r>
      </w:moveTo>
      <w:ins w:id="113" w:author="Nishit Ruparelia" w:date="2023-12-18T07:31:00Z">
        <w:r>
          <w:t>based on the service schedule</w:t>
        </w:r>
      </w:ins>
    </w:p>
    <w:p w14:paraId="40CD5503" w14:textId="7F35C67B" w:rsidR="00376C6B" w:rsidDel="00E90FD3" w:rsidRDefault="00376C6B" w:rsidP="00E90FD3">
      <w:pPr>
        <w:pStyle w:val="ListParagraph"/>
        <w:numPr>
          <w:ilvl w:val="2"/>
          <w:numId w:val="22"/>
        </w:numPr>
        <w:spacing w:before="120" w:line="19" w:lineRule="atLeast"/>
        <w:jc w:val="both"/>
        <w:rPr>
          <w:del w:id="114" w:author="Nishit Ruparelia" w:date="2023-12-18T08:20:00Z"/>
        </w:rPr>
      </w:pPr>
      <w:moveTo w:id="115" w:author="Nishit Ruparelia" w:date="2023-12-18T07:29:00Z">
        <w:r w:rsidRPr="00C444EF">
          <w:t>Additional charges</w:t>
        </w:r>
      </w:moveTo>
      <w:ins w:id="116" w:author="Nishit Ruparelia" w:date="2023-12-18T07:32:00Z">
        <w:r>
          <w:t xml:space="preserve"> as and when accrued </w:t>
        </w:r>
      </w:ins>
      <w:moveTo w:id="117" w:author="Nishit Ruparelia" w:date="2023-12-18T07:29:00Z">
        <w:del w:id="118" w:author="Nishit Ruparelia" w:date="2023-12-18T07:33:00Z">
          <w:r w:rsidRPr="00C444EF" w:rsidDel="00376C6B">
            <w:delText xml:space="preserve"> </w:delText>
          </w:r>
        </w:del>
        <w:r w:rsidRPr="00C444EF">
          <w:t>for</w:t>
        </w:r>
      </w:moveTo>
      <w:ins w:id="119" w:author="Nishit Ruparelia" w:date="2023-12-18T07:31:00Z">
        <w:r>
          <w:t xml:space="preserve"> </w:t>
        </w:r>
      </w:ins>
      <w:moveTo w:id="120" w:author="Nishit Ruparelia" w:date="2023-12-18T07:29:00Z">
        <w:del w:id="121" w:author="Nishit Ruparelia" w:date="2023-12-18T07:31:00Z">
          <w:r w:rsidRPr="00C444EF" w:rsidDel="00376C6B">
            <w:delText xml:space="preserve"> refurbishment, </w:delText>
          </w:r>
        </w:del>
        <w:r w:rsidRPr="00C444EF">
          <w:t>replacement,</w:t>
        </w:r>
      </w:moveTo>
      <w:ins w:id="122" w:author="Nishit Ruparelia" w:date="2023-12-18T07:31:00Z">
        <w:r>
          <w:t xml:space="preserve"> refurbishment</w:t>
        </w:r>
      </w:ins>
      <w:ins w:id="123" w:author="Nishit Ruparelia" w:date="2023-12-18T07:34:00Z">
        <w:r w:rsidR="00194361">
          <w:t xml:space="preserve"> and</w:t>
        </w:r>
      </w:ins>
      <w:moveTo w:id="124" w:author="Nishit Ruparelia" w:date="2023-12-18T07:29:00Z">
        <w:r w:rsidRPr="00C444EF">
          <w:t xml:space="preserve"> installation</w:t>
        </w:r>
      </w:moveTo>
      <w:ins w:id="125" w:author="Nishit Ruparelia" w:date="2023-12-18T07:34:00Z">
        <w:r w:rsidR="00194361">
          <w:t xml:space="preserve"> of fire equipment</w:t>
        </w:r>
      </w:ins>
      <w:moveTo w:id="126" w:author="Nishit Ruparelia" w:date="2023-12-18T07:29:00Z">
        <w:r w:rsidRPr="00C444EF">
          <w:t>, replacement parts, spares, refills, special services, emergency call-outs, late fees,</w:t>
        </w:r>
      </w:moveTo>
      <w:ins w:id="127" w:author="Nishit Ruparelia" w:date="2023-12-18T07:34:00Z">
        <w:r w:rsidR="00194361">
          <w:t xml:space="preserve"> and </w:t>
        </w:r>
      </w:ins>
      <w:r w:rsidR="000C0ED4">
        <w:t xml:space="preserve">any </w:t>
      </w:r>
      <w:moveTo w:id="128" w:author="Nishit Ruparelia" w:date="2023-12-18T07:29:00Z">
        <w:r w:rsidR="000C0ED4" w:rsidRPr="00C444EF">
          <w:t>storage</w:t>
        </w:r>
        <w:r w:rsidRPr="00C444EF">
          <w:t xml:space="preserve"> </w:t>
        </w:r>
        <w:del w:id="129" w:author="Nishit Ruparelia" w:date="2023-12-18T07:34:00Z">
          <w:r w:rsidRPr="00C444EF" w:rsidDel="00194361">
            <w:delText>fees, and</w:delText>
          </w:r>
        </w:del>
      </w:moveTo>
      <w:ins w:id="130" w:author="Nishit Ruparelia" w:date="2023-12-18T07:34:00Z">
        <w:r w:rsidR="00194361">
          <w:t>or</w:t>
        </w:r>
      </w:ins>
      <w:moveTo w:id="131" w:author="Nishit Ruparelia" w:date="2023-12-18T07:29:00Z">
        <w:r w:rsidRPr="00C444EF">
          <w:t xml:space="preserve"> disposal c</w:t>
        </w:r>
      </w:moveTo>
      <w:ins w:id="132" w:author="Nishit Ruparelia" w:date="2023-12-18T07:33:00Z">
        <w:r>
          <w:t>osts</w:t>
        </w:r>
      </w:ins>
      <w:moveTo w:id="133" w:author="Nishit Ruparelia" w:date="2023-12-18T07:29:00Z">
        <w:del w:id="134" w:author="Nishit Ruparelia" w:date="2023-12-18T07:33:00Z">
          <w:r w:rsidRPr="00C444EF" w:rsidDel="00376C6B">
            <w:delText>osts</w:delText>
          </w:r>
        </w:del>
        <w:del w:id="135" w:author="Nishit Ruparelia" w:date="2023-12-18T07:32:00Z">
          <w:r w:rsidRPr="00C444EF" w:rsidDel="00376C6B">
            <w:delText xml:space="preserve">. </w:delText>
          </w:r>
        </w:del>
      </w:moveTo>
    </w:p>
    <w:p w14:paraId="35A390A6" w14:textId="77777777" w:rsidR="00E90FD3" w:rsidRPr="00C444EF" w:rsidRDefault="00E90FD3" w:rsidP="00376C6B">
      <w:pPr>
        <w:pStyle w:val="ListParagraph"/>
        <w:numPr>
          <w:ilvl w:val="2"/>
          <w:numId w:val="22"/>
        </w:numPr>
        <w:spacing w:before="120" w:line="19" w:lineRule="atLeast"/>
        <w:jc w:val="both"/>
        <w:rPr>
          <w:ins w:id="136" w:author="Nishit Ruparelia" w:date="2023-12-18T08:20:00Z"/>
          <w:moveTo w:id="137" w:author="Nishit Ruparelia" w:date="2023-12-18T07:29:00Z"/>
        </w:rPr>
      </w:pPr>
    </w:p>
    <w:p w14:paraId="48217CB4" w14:textId="613F01C9" w:rsidR="00194361" w:rsidRDefault="00376C6B" w:rsidP="008A5353">
      <w:pPr>
        <w:pStyle w:val="ListParagraph"/>
        <w:numPr>
          <w:ilvl w:val="1"/>
          <w:numId w:val="47"/>
        </w:numPr>
        <w:spacing w:before="120" w:line="19" w:lineRule="atLeast"/>
        <w:ind w:left="709" w:hanging="567"/>
        <w:jc w:val="both"/>
      </w:pPr>
      <w:moveTo w:id="138" w:author="Nishit Ruparelia" w:date="2023-12-18T07:29:00Z">
        <w:r w:rsidRPr="00414FF7">
          <w:t xml:space="preserve">All fees and charges are subject to </w:t>
        </w:r>
      </w:moveTo>
      <w:ins w:id="139" w:author="Nishit Ruparelia" w:date="2023-12-18T07:34:00Z">
        <w:r w:rsidR="00194361">
          <w:t>statutory taxes</w:t>
        </w:r>
      </w:ins>
      <w:r w:rsidR="000C0ED4">
        <w:t>.</w:t>
      </w:r>
      <w:moveTo w:id="140" w:author="Nishit Ruparelia" w:date="2023-12-18T07:29:00Z">
        <w:del w:id="141" w:author="Nishit Ruparelia" w:date="2023-12-18T07:34:00Z">
          <w:r w:rsidRPr="00414FF7" w:rsidDel="00194361">
            <w:delText xml:space="preserve">VAT. </w:delText>
          </w:r>
        </w:del>
      </w:moveTo>
    </w:p>
    <w:p w14:paraId="51BEE6A2" w14:textId="77777777" w:rsidR="000C0ED4" w:rsidRDefault="000C0ED4" w:rsidP="000C0ED4">
      <w:pPr>
        <w:pStyle w:val="ListParagraph"/>
        <w:spacing w:before="120" w:line="19" w:lineRule="atLeast"/>
        <w:ind w:left="709"/>
        <w:jc w:val="both"/>
        <w:rPr>
          <w:ins w:id="142" w:author="Nishit Ruparelia" w:date="2023-12-18T07:35:00Z"/>
        </w:rPr>
      </w:pPr>
    </w:p>
    <w:p w14:paraId="04E6B43E" w14:textId="77777777" w:rsidR="00194361" w:rsidRDefault="00194361" w:rsidP="00194361">
      <w:pPr>
        <w:pStyle w:val="ListParagraph"/>
        <w:numPr>
          <w:ilvl w:val="0"/>
          <w:numId w:val="1"/>
        </w:numPr>
        <w:spacing w:before="120" w:line="19" w:lineRule="atLeast"/>
        <w:ind w:left="709" w:hanging="567"/>
        <w:jc w:val="both"/>
        <w:rPr>
          <w:ins w:id="143" w:author="Nishit Ruparelia" w:date="2023-12-18T07:35:00Z"/>
          <w:b/>
          <w:bCs/>
        </w:rPr>
      </w:pPr>
      <w:ins w:id="144" w:author="Nishit Ruparelia" w:date="2023-12-18T07:35:00Z">
        <w:r w:rsidRPr="00365881">
          <w:rPr>
            <w:b/>
            <w:bCs/>
          </w:rPr>
          <w:t>INFORMATION DISCREPANCIES</w:t>
        </w:r>
      </w:ins>
    </w:p>
    <w:p w14:paraId="5370A4E4" w14:textId="77777777" w:rsidR="00E90FD3" w:rsidRDefault="00194361">
      <w:pPr>
        <w:pStyle w:val="ListParagraph"/>
        <w:numPr>
          <w:ilvl w:val="1"/>
          <w:numId w:val="48"/>
        </w:numPr>
        <w:spacing w:before="120" w:line="19" w:lineRule="atLeast"/>
        <w:ind w:left="709" w:hanging="567"/>
        <w:jc w:val="both"/>
        <w:rPr>
          <w:ins w:id="145" w:author="Nishit Ruparelia" w:date="2023-12-18T08:21:00Z"/>
        </w:rPr>
        <w:pPrChange w:id="146" w:author="Nishit Ruparelia" w:date="2023-12-18T08:21:00Z">
          <w:pPr>
            <w:pStyle w:val="ListParagraph"/>
            <w:numPr>
              <w:ilvl w:val="1"/>
              <w:numId w:val="48"/>
            </w:numPr>
            <w:spacing w:before="120" w:line="19" w:lineRule="atLeast"/>
            <w:ind w:left="502" w:hanging="360"/>
            <w:jc w:val="both"/>
          </w:pPr>
        </w:pPrChange>
      </w:pPr>
      <w:ins w:id="147" w:author="Nishit Ruparelia" w:date="2023-12-18T07:35:00Z">
        <w:r>
          <w:t xml:space="preserve">NIMROD reserves the right to adjust the services and charges if it discovers </w:t>
        </w:r>
        <w:r w:rsidRPr="00365881">
          <w:t xml:space="preserve">discrepancies in the information provided by the client that </w:t>
        </w:r>
        <w:r>
          <w:t>affect</w:t>
        </w:r>
        <w:r w:rsidRPr="00365881">
          <w:t xml:space="preserve"> the scope or nature of the services</w:t>
        </w:r>
        <w:r>
          <w:t xml:space="preserve">. </w:t>
        </w:r>
      </w:ins>
    </w:p>
    <w:p w14:paraId="0C3809A1" w14:textId="5D3CAC82" w:rsidR="00194361" w:rsidRDefault="00194361">
      <w:pPr>
        <w:pStyle w:val="ListParagraph"/>
        <w:numPr>
          <w:ilvl w:val="1"/>
          <w:numId w:val="48"/>
        </w:numPr>
        <w:spacing w:before="120" w:line="19" w:lineRule="atLeast"/>
        <w:ind w:left="709" w:hanging="567"/>
        <w:jc w:val="both"/>
      </w:pPr>
      <w:ins w:id="148" w:author="Nishit Ruparelia" w:date="2023-12-18T07:35:00Z">
        <w:r w:rsidRPr="000C0ED4">
          <w:t>In this case, the client accepts and agrees to pay for the additional charge</w:t>
        </w:r>
      </w:ins>
      <w:ins w:id="149" w:author="Nishit Ruparelia" w:date="2023-12-18T07:36:00Z">
        <w:r w:rsidRPr="000C0ED4">
          <w:t>s</w:t>
        </w:r>
      </w:ins>
      <w:ins w:id="150" w:author="Nishit Ruparelia" w:date="2023-12-18T07:38:00Z">
        <w:r w:rsidRPr="000C0ED4">
          <w:t xml:space="preserve"> immediately</w:t>
        </w:r>
      </w:ins>
      <w:ins w:id="151" w:author="Nishit Ruparelia" w:date="2023-12-18T07:35:00Z">
        <w:r w:rsidRPr="000C0ED4">
          <w:t>.</w:t>
        </w:r>
      </w:ins>
    </w:p>
    <w:p w14:paraId="7DC5C29F" w14:textId="77777777" w:rsidR="000C0ED4" w:rsidRPr="000C0ED4" w:rsidRDefault="000C0ED4" w:rsidP="000C0ED4">
      <w:pPr>
        <w:pStyle w:val="ListParagraph"/>
        <w:spacing w:before="120" w:line="19" w:lineRule="atLeast"/>
        <w:ind w:left="709"/>
        <w:jc w:val="both"/>
        <w:rPr>
          <w:ins w:id="152" w:author="Nishit Ruparelia" w:date="2023-12-18T07:35:00Z"/>
        </w:rPr>
      </w:pPr>
    </w:p>
    <w:p w14:paraId="23945813" w14:textId="77777777" w:rsidR="00194361" w:rsidRDefault="00194361" w:rsidP="00194361">
      <w:pPr>
        <w:pStyle w:val="ListParagraph"/>
        <w:numPr>
          <w:ilvl w:val="0"/>
          <w:numId w:val="1"/>
        </w:numPr>
        <w:spacing w:before="120" w:line="19" w:lineRule="atLeast"/>
        <w:ind w:left="709" w:hanging="567"/>
        <w:jc w:val="both"/>
        <w:rPr>
          <w:ins w:id="153" w:author="Nishit Ruparelia" w:date="2023-12-18T07:42:00Z"/>
          <w:b/>
          <w:bCs/>
        </w:rPr>
      </w:pPr>
      <w:ins w:id="154" w:author="Nishit Ruparelia" w:date="2023-12-18T07:42:00Z">
        <w:r>
          <w:rPr>
            <w:b/>
            <w:bCs/>
          </w:rPr>
          <w:t>LIABILITY</w:t>
        </w:r>
      </w:ins>
    </w:p>
    <w:p w14:paraId="578FA916" w14:textId="767A3FE1" w:rsidR="004F17E7" w:rsidRPr="00E90FD3" w:rsidRDefault="00194361">
      <w:pPr>
        <w:pStyle w:val="ListParagraph"/>
        <w:numPr>
          <w:ilvl w:val="1"/>
          <w:numId w:val="49"/>
        </w:numPr>
        <w:spacing w:before="120" w:line="19" w:lineRule="atLeast"/>
        <w:ind w:left="709" w:hanging="567"/>
        <w:jc w:val="both"/>
        <w:rPr>
          <w:ins w:id="155" w:author="Nishit Ruparelia" w:date="2023-12-18T08:00:00Z"/>
        </w:rPr>
        <w:pPrChange w:id="156" w:author="Nishit Ruparelia" w:date="2023-12-18T08:22:00Z">
          <w:pPr>
            <w:pStyle w:val="ListParagraph"/>
            <w:numPr>
              <w:ilvl w:val="1"/>
              <w:numId w:val="35"/>
            </w:numPr>
            <w:spacing w:before="120" w:line="19" w:lineRule="atLeast"/>
            <w:ind w:left="709" w:hanging="567"/>
            <w:jc w:val="both"/>
          </w:pPr>
        </w:pPrChange>
      </w:pPr>
      <w:ins w:id="157" w:author="Nishit Ruparelia" w:date="2023-12-18T07:42:00Z">
        <w:r w:rsidRPr="00333270">
          <w:t xml:space="preserve">NIMROD </w:t>
        </w:r>
        <w:r>
          <w:t xml:space="preserve">is </w:t>
        </w:r>
        <w:r w:rsidRPr="00333270">
          <w:t>not liable for any loss, damage, injury, or death arising out of the use or malfunction of the fire equipment</w:t>
        </w:r>
      </w:ins>
      <w:r w:rsidR="000C0ED4">
        <w:t xml:space="preserve"> / fire alarm</w:t>
      </w:r>
      <w:ins w:id="158" w:author="Nishit Ruparelia" w:date="2023-12-18T07:42:00Z">
        <w:r w:rsidRPr="00333270">
          <w:t>, or any damage to the client's premises, property, or equipment</w:t>
        </w:r>
      </w:ins>
      <w:r w:rsidR="000C0ED4">
        <w:t>.</w:t>
      </w:r>
    </w:p>
    <w:p w14:paraId="74F31BDA" w14:textId="483FA23C" w:rsidR="00194361" w:rsidRDefault="004F17E7" w:rsidP="000C0ED4">
      <w:pPr>
        <w:pStyle w:val="ListParagraph"/>
        <w:numPr>
          <w:ilvl w:val="1"/>
          <w:numId w:val="49"/>
        </w:numPr>
        <w:spacing w:before="120" w:line="19" w:lineRule="atLeast"/>
        <w:ind w:left="709" w:hanging="567"/>
        <w:jc w:val="both"/>
      </w:pPr>
      <w:ins w:id="159" w:author="Nishit Ruparelia" w:date="2023-12-18T08:00:00Z">
        <w:r w:rsidRPr="00F551FE">
          <w:t>Any misuse, tampering, or interference with fire equipment or alarm</w:t>
        </w:r>
        <w:r>
          <w:t>s</w:t>
        </w:r>
        <w:r w:rsidRPr="00F551FE">
          <w:t xml:space="preserve">, </w:t>
        </w:r>
        <w:r>
          <w:t xml:space="preserve">except for </w:t>
        </w:r>
        <w:r w:rsidRPr="00F551FE">
          <w:t xml:space="preserve">use in real-life </w:t>
        </w:r>
        <w:r>
          <w:t>s</w:t>
        </w:r>
        <w:r w:rsidRPr="00F551FE">
          <w:t>ituation</w:t>
        </w:r>
        <w:r>
          <w:t>s</w:t>
        </w:r>
        <w:r w:rsidRPr="00F551FE">
          <w:t>, absolves NIMROD from any liability</w:t>
        </w:r>
        <w:r>
          <w:t>.</w:t>
        </w:r>
      </w:ins>
    </w:p>
    <w:p w14:paraId="347854C0" w14:textId="77777777" w:rsidR="000C0ED4" w:rsidRDefault="000C0ED4" w:rsidP="000C0ED4">
      <w:pPr>
        <w:pStyle w:val="ListParagraph"/>
        <w:spacing w:before="120" w:line="19" w:lineRule="atLeast"/>
        <w:ind w:left="709"/>
        <w:jc w:val="both"/>
        <w:rPr>
          <w:ins w:id="160" w:author="Nishit Ruparelia" w:date="2023-12-18T07:44:00Z"/>
        </w:rPr>
      </w:pPr>
    </w:p>
    <w:p w14:paraId="4EC10CD1" w14:textId="77777777" w:rsidR="00E90FD3" w:rsidRDefault="00F0649B" w:rsidP="00E90FD3">
      <w:pPr>
        <w:pStyle w:val="ListParagraph"/>
        <w:numPr>
          <w:ilvl w:val="0"/>
          <w:numId w:val="1"/>
        </w:numPr>
        <w:spacing w:before="120" w:line="19" w:lineRule="atLeast"/>
        <w:ind w:left="709" w:hanging="567"/>
        <w:jc w:val="both"/>
        <w:rPr>
          <w:ins w:id="161" w:author="Nishit Ruparelia" w:date="2023-12-18T08:22:00Z"/>
          <w:b/>
          <w:bCs/>
        </w:rPr>
      </w:pPr>
      <w:ins w:id="162" w:author="Nishit Ruparelia" w:date="2023-12-18T07:44:00Z">
        <w:r w:rsidRPr="006813D4">
          <w:rPr>
            <w:b/>
            <w:bCs/>
          </w:rPr>
          <w:t>CLIENT ACKNOWLEDGEMENT AND COMMENTS</w:t>
        </w:r>
      </w:ins>
    </w:p>
    <w:p w14:paraId="73B3B941" w14:textId="25089E43" w:rsidR="00F0649B" w:rsidRPr="00E90FD3" w:rsidRDefault="00F0649B">
      <w:pPr>
        <w:pStyle w:val="ListParagraph"/>
        <w:numPr>
          <w:ilvl w:val="1"/>
          <w:numId w:val="50"/>
        </w:numPr>
        <w:spacing w:before="120" w:line="19" w:lineRule="atLeast"/>
        <w:ind w:left="709" w:hanging="567"/>
        <w:jc w:val="both"/>
        <w:rPr>
          <w:ins w:id="163" w:author="Nishit Ruparelia" w:date="2023-12-18T07:44:00Z"/>
          <w:b/>
          <w:bCs/>
          <w:rPrChange w:id="164" w:author="Nishit Ruparelia" w:date="2023-12-18T08:22:00Z">
            <w:rPr>
              <w:ins w:id="165" w:author="Nishit Ruparelia" w:date="2023-12-18T07:44:00Z"/>
            </w:rPr>
          </w:rPrChange>
        </w:rPr>
        <w:pPrChange w:id="166" w:author="Nishit Ruparelia" w:date="2023-12-18T08:22:00Z">
          <w:pPr>
            <w:pStyle w:val="ListParagraph"/>
            <w:numPr>
              <w:ilvl w:val="1"/>
              <w:numId w:val="36"/>
            </w:numPr>
            <w:spacing w:before="120" w:line="19" w:lineRule="atLeast"/>
            <w:ind w:left="502" w:hanging="360"/>
            <w:jc w:val="both"/>
          </w:pPr>
        </w:pPrChange>
      </w:pPr>
      <w:ins w:id="167" w:author="Nishit Ruparelia" w:date="2023-12-18T07:44:00Z">
        <w:r>
          <w:t>After</w:t>
        </w:r>
        <w:r w:rsidRPr="006813D4">
          <w:t xml:space="preserve"> each service visit, the client </w:t>
        </w:r>
        <w:r>
          <w:t>must sign (and Company rubber stamp) NIMROD’s</w:t>
        </w:r>
        <w:r w:rsidRPr="006813D4">
          <w:t xml:space="preserve"> service sheet, confirming that the scheduled service</w:t>
        </w:r>
        <w:r>
          <w:t xml:space="preserve"> has been undertaken.</w:t>
        </w:r>
      </w:ins>
    </w:p>
    <w:p w14:paraId="7A1F7951" w14:textId="77777777" w:rsidR="00F0649B" w:rsidRDefault="00F0649B">
      <w:pPr>
        <w:pStyle w:val="ListParagraph"/>
        <w:numPr>
          <w:ilvl w:val="1"/>
          <w:numId w:val="50"/>
        </w:numPr>
        <w:spacing w:before="120" w:line="19" w:lineRule="atLeast"/>
        <w:ind w:left="709" w:hanging="567"/>
        <w:jc w:val="both"/>
        <w:rPr>
          <w:ins w:id="168" w:author="Nishit Ruparelia" w:date="2023-12-18T07:44:00Z"/>
        </w:rPr>
        <w:pPrChange w:id="169" w:author="Nishit Ruparelia" w:date="2023-12-18T08:22:00Z">
          <w:pPr>
            <w:pStyle w:val="ListParagraph"/>
            <w:numPr>
              <w:ilvl w:val="1"/>
              <w:numId w:val="36"/>
            </w:numPr>
            <w:spacing w:before="120" w:line="19" w:lineRule="atLeast"/>
            <w:ind w:left="502" w:hanging="360"/>
            <w:jc w:val="both"/>
          </w:pPr>
        </w:pPrChange>
      </w:pPr>
      <w:ins w:id="170" w:author="Nishit Ruparelia" w:date="2023-12-18T07:44:00Z">
        <w:r>
          <w:t>If the client</w:t>
        </w:r>
        <w:r w:rsidRPr="00333270">
          <w:t xml:space="preserve">, for any reason, does not sign </w:t>
        </w:r>
        <w:r>
          <w:t xml:space="preserve">/ rubber stamp </w:t>
        </w:r>
        <w:r w:rsidRPr="00333270">
          <w:t>the service sheet, NIMROD reserves the right to consider its obligations met as per the terms of this contract.</w:t>
        </w:r>
      </w:ins>
    </w:p>
    <w:p w14:paraId="5FE91132" w14:textId="02E9E82B" w:rsidR="00F0649B" w:rsidRPr="00F0649B" w:rsidRDefault="00F0649B">
      <w:pPr>
        <w:pStyle w:val="ListParagraph"/>
        <w:numPr>
          <w:ilvl w:val="1"/>
          <w:numId w:val="50"/>
        </w:numPr>
        <w:spacing w:before="120" w:line="19" w:lineRule="atLeast"/>
        <w:ind w:left="709" w:hanging="567"/>
        <w:jc w:val="both"/>
        <w:rPr>
          <w:ins w:id="171" w:author="Nishit Ruparelia" w:date="2023-12-18T07:44:00Z"/>
          <w:rPrChange w:id="172" w:author="Nishit Ruparelia" w:date="2023-12-18T07:44:00Z">
            <w:rPr>
              <w:ins w:id="173" w:author="Nishit Ruparelia" w:date="2023-12-18T07:44:00Z"/>
              <w:color w:val="FF0000"/>
            </w:rPr>
          </w:rPrChange>
        </w:rPr>
        <w:pPrChange w:id="174" w:author="Nishit Ruparelia" w:date="2023-12-18T08:22:00Z">
          <w:pPr>
            <w:pStyle w:val="ListParagraph"/>
            <w:numPr>
              <w:ilvl w:val="1"/>
              <w:numId w:val="36"/>
            </w:numPr>
            <w:spacing w:before="120" w:line="19" w:lineRule="atLeast"/>
            <w:ind w:left="502" w:hanging="360"/>
            <w:jc w:val="both"/>
          </w:pPr>
        </w:pPrChange>
      </w:pPr>
      <w:ins w:id="175" w:author="Nishit Ruparelia" w:date="2023-12-18T07:44:00Z">
        <w:r>
          <w:t xml:space="preserve">If the client </w:t>
        </w:r>
        <w:r w:rsidRPr="006813D4">
          <w:t xml:space="preserve">is dissatisfied with the service, the client </w:t>
        </w:r>
        <w:r>
          <w:t>must</w:t>
        </w:r>
        <w:r w:rsidRPr="006813D4">
          <w:t xml:space="preserve"> still sign</w:t>
        </w:r>
        <w:r>
          <w:t xml:space="preserve"> and rubber stamp</w:t>
        </w:r>
        <w:r w:rsidRPr="006813D4">
          <w:t xml:space="preserve"> the service sheet</w:t>
        </w:r>
        <w:r>
          <w:t xml:space="preserve">, and </w:t>
        </w:r>
        <w:r w:rsidRPr="006813D4">
          <w:t>express any concerns</w:t>
        </w:r>
      </w:ins>
      <w:ins w:id="176" w:author="Nishit Ruparelia" w:date="2023-12-18T08:02:00Z">
        <w:r w:rsidR="004F17E7">
          <w:t xml:space="preserve"> </w:t>
        </w:r>
      </w:ins>
      <w:ins w:id="177" w:author="Nishit Ruparelia" w:date="2023-12-18T07:44:00Z">
        <w:r w:rsidRPr="006813D4">
          <w:t>or feedback directly on the service sheet</w:t>
        </w:r>
      </w:ins>
      <w:ins w:id="178" w:author="Nishit Ruparelia" w:date="2023-12-18T07:45:00Z">
        <w:r>
          <w:t xml:space="preserve"> and via email within 7 days of the service</w:t>
        </w:r>
      </w:ins>
      <w:ins w:id="179" w:author="Nishit Ruparelia" w:date="2023-12-18T07:44:00Z">
        <w:r w:rsidRPr="006813D4">
          <w:t>.</w:t>
        </w:r>
      </w:ins>
    </w:p>
    <w:p w14:paraId="4E564947" w14:textId="0C73DD0D" w:rsidR="00F0649B" w:rsidRDefault="00F0649B">
      <w:pPr>
        <w:pStyle w:val="ListParagraph"/>
        <w:numPr>
          <w:ilvl w:val="1"/>
          <w:numId w:val="50"/>
        </w:numPr>
        <w:spacing w:before="120" w:line="19" w:lineRule="atLeast"/>
        <w:ind w:left="709" w:hanging="567"/>
        <w:jc w:val="both"/>
      </w:pPr>
      <w:ins w:id="180" w:author="Nishit Ruparelia" w:date="2023-12-18T07:44:00Z">
        <w:r w:rsidRPr="006813D4">
          <w:t>By signing the service sheet, the client does not waive their right to notify NIMROD of any dissatisfaction within the timeframe specified</w:t>
        </w:r>
      </w:ins>
      <w:r w:rsidR="001240BB">
        <w:t xml:space="preserve"> and does</w:t>
      </w:r>
      <w:ins w:id="181" w:author="Nishit Ruparelia" w:date="2023-12-18T07:45:00Z">
        <w:r w:rsidR="001240BB" w:rsidRPr="006813D4">
          <w:t xml:space="preserve"> not exempt the client from fulfilling their payment obligations</w:t>
        </w:r>
        <w:r w:rsidR="001240BB">
          <w:t>.</w:t>
        </w:r>
      </w:ins>
    </w:p>
    <w:p w14:paraId="11DAC5E5" w14:textId="77777777" w:rsidR="001240BB" w:rsidRPr="00B9422A" w:rsidRDefault="001240BB" w:rsidP="001240BB">
      <w:pPr>
        <w:pStyle w:val="ListParagraph"/>
        <w:spacing w:before="120" w:line="19" w:lineRule="atLeast"/>
        <w:ind w:left="709"/>
        <w:jc w:val="both"/>
        <w:rPr>
          <w:ins w:id="182" w:author="Nishit Ruparelia" w:date="2023-12-18T07:44:00Z"/>
        </w:rPr>
      </w:pPr>
    </w:p>
    <w:p w14:paraId="4298D738" w14:textId="77777777" w:rsidR="00F0649B" w:rsidRDefault="00F0649B" w:rsidP="00F0649B">
      <w:pPr>
        <w:pStyle w:val="ListParagraph"/>
        <w:numPr>
          <w:ilvl w:val="0"/>
          <w:numId w:val="1"/>
        </w:numPr>
        <w:spacing w:before="120" w:line="19" w:lineRule="atLeast"/>
        <w:ind w:left="709" w:hanging="567"/>
        <w:jc w:val="both"/>
        <w:rPr>
          <w:ins w:id="183" w:author="Nishit Ruparelia" w:date="2023-12-18T07:48:00Z"/>
          <w:b/>
          <w:bCs/>
        </w:rPr>
      </w:pPr>
      <w:ins w:id="184" w:author="Nishit Ruparelia" w:date="2023-12-18T07:48:00Z">
        <w:r w:rsidRPr="00333270">
          <w:rPr>
            <w:b/>
            <w:bCs/>
          </w:rPr>
          <w:t>USE OF FIRE EQUIPMENT</w:t>
        </w:r>
        <w:r>
          <w:rPr>
            <w:b/>
            <w:bCs/>
          </w:rPr>
          <w:t xml:space="preserve"> / SPECIAL SERVICE</w:t>
        </w:r>
      </w:ins>
    </w:p>
    <w:p w14:paraId="00B9C59E" w14:textId="4D48A70A" w:rsidR="00F0649B" w:rsidRPr="00E90FD3" w:rsidRDefault="00F0649B">
      <w:pPr>
        <w:pStyle w:val="ListParagraph"/>
        <w:numPr>
          <w:ilvl w:val="1"/>
          <w:numId w:val="52"/>
        </w:numPr>
        <w:spacing w:before="120" w:line="19" w:lineRule="atLeast"/>
        <w:ind w:left="709" w:hanging="567"/>
        <w:jc w:val="both"/>
        <w:rPr>
          <w:ins w:id="185" w:author="Nishit Ruparelia" w:date="2023-12-18T07:48:00Z"/>
        </w:rPr>
        <w:pPrChange w:id="186" w:author="Nishit Ruparelia" w:date="2023-12-18T08:24:00Z">
          <w:pPr>
            <w:pStyle w:val="ListParagraph"/>
            <w:numPr>
              <w:ilvl w:val="1"/>
              <w:numId w:val="38"/>
            </w:numPr>
            <w:spacing w:before="120" w:line="19" w:lineRule="atLeast"/>
            <w:ind w:left="502" w:hanging="360"/>
            <w:jc w:val="both"/>
          </w:pPr>
        </w:pPrChange>
      </w:pPr>
      <w:ins w:id="187" w:author="Nishit Ruparelia" w:date="2023-12-18T07:48:00Z">
        <w:r w:rsidRPr="00333270">
          <w:t xml:space="preserve">If fire equipment </w:t>
        </w:r>
        <w:r>
          <w:t xml:space="preserve">is </w:t>
        </w:r>
        <w:r w:rsidRPr="00333270">
          <w:t>used, the client should inform NIMROD</w:t>
        </w:r>
        <w:r>
          <w:t xml:space="preserve"> immediately</w:t>
        </w:r>
        <w:r w:rsidRPr="00333270">
          <w:t xml:space="preserve"> and </w:t>
        </w:r>
        <w:r>
          <w:t xml:space="preserve">request </w:t>
        </w:r>
        <w:r w:rsidRPr="00333270">
          <w:t>a special service</w:t>
        </w:r>
      </w:ins>
      <w:ins w:id="188" w:author="Nishit Ruparelia" w:date="2023-12-18T07:49:00Z">
        <w:r>
          <w:t>.</w:t>
        </w:r>
      </w:ins>
    </w:p>
    <w:p w14:paraId="5D7F44D4" w14:textId="6293FF92" w:rsidR="00F0649B" w:rsidRDefault="00F0649B">
      <w:pPr>
        <w:pStyle w:val="ListParagraph"/>
        <w:numPr>
          <w:ilvl w:val="1"/>
          <w:numId w:val="52"/>
        </w:numPr>
        <w:spacing w:before="120" w:line="19" w:lineRule="atLeast"/>
        <w:ind w:left="709" w:hanging="567"/>
        <w:jc w:val="both"/>
      </w:pPr>
      <w:ins w:id="189" w:author="Nishit Ruparelia" w:date="2023-12-18T07:48:00Z">
        <w:r>
          <w:lastRenderedPageBreak/>
          <w:t>S</w:t>
        </w:r>
        <w:r w:rsidRPr="00333270">
          <w:t xml:space="preserve">pecial service due to a missed service or </w:t>
        </w:r>
        <w:r>
          <w:t xml:space="preserve">used </w:t>
        </w:r>
        <w:r w:rsidRPr="00333270">
          <w:t>equipment will be charged at normal contract rates.</w:t>
        </w:r>
      </w:ins>
    </w:p>
    <w:p w14:paraId="7E1310F1" w14:textId="77777777" w:rsidR="00511028" w:rsidRDefault="00511028" w:rsidP="00511028">
      <w:pPr>
        <w:spacing w:before="120" w:line="19" w:lineRule="atLeast"/>
        <w:ind w:left="142"/>
        <w:jc w:val="both"/>
      </w:pPr>
    </w:p>
    <w:p w14:paraId="14E2413D" w14:textId="77777777" w:rsidR="00511028" w:rsidRDefault="00511028" w:rsidP="00511028">
      <w:pPr>
        <w:pStyle w:val="ListParagraph"/>
        <w:numPr>
          <w:ilvl w:val="0"/>
          <w:numId w:val="1"/>
        </w:numPr>
        <w:spacing w:before="120" w:line="19" w:lineRule="atLeast"/>
        <w:ind w:left="709" w:hanging="567"/>
        <w:jc w:val="both"/>
        <w:rPr>
          <w:b/>
          <w:bCs/>
        </w:rPr>
      </w:pPr>
      <w:r w:rsidRPr="00F551FE">
        <w:rPr>
          <w:b/>
          <w:bCs/>
        </w:rPr>
        <w:t>FIRE TRAINING AND AUDIT SERVICES</w:t>
      </w:r>
    </w:p>
    <w:p w14:paraId="46ED8485" w14:textId="6F89415E" w:rsidR="00511028" w:rsidRPr="00017CB1" w:rsidRDefault="00511028" w:rsidP="00511028">
      <w:pPr>
        <w:pStyle w:val="ListParagraph"/>
        <w:numPr>
          <w:ilvl w:val="1"/>
          <w:numId w:val="20"/>
        </w:numPr>
        <w:spacing w:before="120" w:line="19" w:lineRule="atLeast"/>
        <w:ind w:left="709" w:hanging="567"/>
        <w:jc w:val="both"/>
        <w:rPr>
          <w:b/>
          <w:bCs/>
        </w:rPr>
      </w:pPr>
      <w:r w:rsidRPr="00F551FE">
        <w:t xml:space="preserve">Fire training and audit services can be arranged separately at the prevailing </w:t>
      </w:r>
      <w:r>
        <w:t>rates</w:t>
      </w:r>
      <w:r w:rsidRPr="00F551FE">
        <w:t xml:space="preserve">. </w:t>
      </w:r>
    </w:p>
    <w:p w14:paraId="2101C779" w14:textId="3D307700" w:rsidR="00511028" w:rsidRPr="00017CB1" w:rsidRDefault="00511028" w:rsidP="00511028">
      <w:pPr>
        <w:pStyle w:val="ListParagraph"/>
        <w:numPr>
          <w:ilvl w:val="1"/>
          <w:numId w:val="20"/>
        </w:numPr>
        <w:spacing w:before="120" w:line="19" w:lineRule="atLeast"/>
        <w:ind w:left="709" w:hanging="567"/>
        <w:jc w:val="both"/>
        <w:rPr>
          <w:b/>
          <w:bCs/>
        </w:rPr>
      </w:pPr>
      <w:r>
        <w:t xml:space="preserve">The client is solely responsible for providing </w:t>
      </w:r>
      <w:r w:rsidRPr="00F551FE">
        <w:t>a safe area for “live” fire demonstration</w:t>
      </w:r>
      <w:r>
        <w:t xml:space="preserve">s. </w:t>
      </w:r>
    </w:p>
    <w:p w14:paraId="3D7B45C5" w14:textId="77777777" w:rsidR="00511028" w:rsidRPr="00017CB1" w:rsidRDefault="00511028" w:rsidP="00511028">
      <w:pPr>
        <w:pStyle w:val="ListParagraph"/>
        <w:numPr>
          <w:ilvl w:val="1"/>
          <w:numId w:val="20"/>
        </w:numPr>
        <w:spacing w:before="120" w:line="19" w:lineRule="atLeast"/>
        <w:ind w:left="709" w:hanging="567"/>
        <w:jc w:val="both"/>
        <w:rPr>
          <w:b/>
          <w:bCs/>
        </w:rPr>
      </w:pPr>
      <w:r>
        <w:t>NIMROD</w:t>
      </w:r>
      <w:r w:rsidRPr="00F551FE">
        <w:t xml:space="preserve"> staff reserve the right to decline practical demonstration</w:t>
      </w:r>
      <w:r>
        <w:t>s</w:t>
      </w:r>
      <w:r w:rsidRPr="00F551FE">
        <w:t xml:space="preserve"> if</w:t>
      </w:r>
      <w:r>
        <w:t xml:space="preserve"> they deem them unsafe.</w:t>
      </w:r>
    </w:p>
    <w:p w14:paraId="2AC36EC2" w14:textId="77777777" w:rsidR="001240BB" w:rsidRDefault="001240BB" w:rsidP="001240BB">
      <w:pPr>
        <w:pStyle w:val="ListParagraph"/>
        <w:spacing w:before="120" w:line="19" w:lineRule="atLeast"/>
        <w:ind w:left="709"/>
        <w:jc w:val="both"/>
      </w:pPr>
    </w:p>
    <w:p w14:paraId="679A7832" w14:textId="77777777" w:rsidR="001240BB" w:rsidRPr="00E90FD3" w:rsidRDefault="001240BB" w:rsidP="001240BB">
      <w:pPr>
        <w:pStyle w:val="ListParagraph"/>
        <w:spacing w:before="120" w:line="19" w:lineRule="atLeast"/>
        <w:ind w:left="709"/>
        <w:jc w:val="both"/>
        <w:rPr>
          <w:ins w:id="190" w:author="Nishit Ruparelia" w:date="2023-12-18T08:03:00Z"/>
        </w:rPr>
      </w:pPr>
    </w:p>
    <w:p w14:paraId="4B5B8B90" w14:textId="77777777" w:rsidR="004F17E7" w:rsidRDefault="004F17E7" w:rsidP="004F17E7">
      <w:pPr>
        <w:pStyle w:val="ListParagraph"/>
        <w:numPr>
          <w:ilvl w:val="0"/>
          <w:numId w:val="1"/>
        </w:numPr>
        <w:spacing w:before="120" w:line="19" w:lineRule="atLeast"/>
        <w:ind w:left="709" w:hanging="567"/>
        <w:jc w:val="both"/>
        <w:rPr>
          <w:ins w:id="191" w:author="Nishit Ruparelia" w:date="2023-12-18T07:55:00Z"/>
          <w:b/>
          <w:bCs/>
        </w:rPr>
      </w:pPr>
      <w:ins w:id="192" w:author="Nishit Ruparelia" w:date="2023-12-18T07:55:00Z">
        <w:r w:rsidRPr="00F551FE">
          <w:rPr>
            <w:b/>
            <w:bCs/>
          </w:rPr>
          <w:t>IN-HOUSE SERVICE FOR EQUIPMENT</w:t>
        </w:r>
      </w:ins>
    </w:p>
    <w:p w14:paraId="41FA818B" w14:textId="2C100641" w:rsidR="004F17E7" w:rsidRDefault="004F17E7" w:rsidP="001240BB">
      <w:pPr>
        <w:pStyle w:val="ListParagraph"/>
        <w:numPr>
          <w:ilvl w:val="1"/>
          <w:numId w:val="54"/>
        </w:numPr>
        <w:spacing w:before="120" w:line="19" w:lineRule="atLeast"/>
        <w:jc w:val="both"/>
        <w:rPr>
          <w:ins w:id="193" w:author="Nishit Ruparelia" w:date="2023-12-18T07:55:00Z"/>
        </w:rPr>
      </w:pPr>
      <w:ins w:id="194" w:author="Nishit Ruparelia" w:date="2023-12-18T07:55:00Z">
        <w:r w:rsidRPr="00F551FE">
          <w:t xml:space="preserve">Equipment that has been </w:t>
        </w:r>
        <w:r>
          <w:t xml:space="preserve">received </w:t>
        </w:r>
      </w:ins>
      <w:ins w:id="195" w:author="Nishit Ruparelia" w:date="2023-12-18T07:56:00Z">
        <w:r>
          <w:t xml:space="preserve">in our workshop for </w:t>
        </w:r>
      </w:ins>
      <w:ins w:id="196" w:author="Nishit Ruparelia" w:date="2023-12-18T07:55:00Z">
        <w:r>
          <w:t xml:space="preserve">service </w:t>
        </w:r>
        <w:r w:rsidRPr="00F551FE">
          <w:t>will be subject to</w:t>
        </w:r>
      </w:ins>
      <w:r w:rsidR="001240BB">
        <w:t xml:space="preserve"> </w:t>
      </w:r>
      <w:proofErr w:type="spellStart"/>
      <w:r w:rsidR="001240BB">
        <w:t>labour</w:t>
      </w:r>
      <w:proofErr w:type="spellEnd"/>
      <w:r w:rsidR="001240BB">
        <w:t xml:space="preserve"> charges, minimum diagnosis charge and c</w:t>
      </w:r>
      <w:ins w:id="197" w:author="Nishit Ruparelia" w:date="2023-12-18T07:55:00Z">
        <w:r w:rsidRPr="00F551FE">
          <w:t>ollection</w:t>
        </w:r>
      </w:ins>
      <w:r w:rsidR="001240BB">
        <w:t xml:space="preserve"> </w:t>
      </w:r>
      <w:ins w:id="198" w:author="Nishit Ruparelia" w:date="2023-12-18T07:55:00Z">
        <w:r w:rsidRPr="00F551FE">
          <w:t>/</w:t>
        </w:r>
      </w:ins>
      <w:r w:rsidR="001240BB">
        <w:t xml:space="preserve"> </w:t>
      </w:r>
      <w:ins w:id="199" w:author="Nishit Ruparelia" w:date="2023-12-18T07:55:00Z">
        <w:r w:rsidRPr="00F551FE">
          <w:t>delivery charge</w:t>
        </w:r>
      </w:ins>
      <w:r w:rsidR="001240BB">
        <w:t>s</w:t>
      </w:r>
      <w:ins w:id="200" w:author="Nishit Ruparelia" w:date="2023-12-18T07:55:00Z">
        <w:r w:rsidRPr="00F551FE">
          <w:t xml:space="preserve"> depending on </w:t>
        </w:r>
        <w:r>
          <w:t>the</w:t>
        </w:r>
        <w:r w:rsidRPr="00F551FE">
          <w:t xml:space="preserve"> </w:t>
        </w:r>
      </w:ins>
      <w:r w:rsidR="001240BB">
        <w:t xml:space="preserve">collection / </w:t>
      </w:r>
      <w:ins w:id="201" w:author="Nishit Ruparelia" w:date="2023-12-18T07:55:00Z">
        <w:r w:rsidRPr="00F551FE">
          <w:t>return location</w:t>
        </w:r>
      </w:ins>
    </w:p>
    <w:p w14:paraId="42488C62" w14:textId="42893F63" w:rsidR="004F17E7" w:rsidRPr="00E90FD3" w:rsidRDefault="004F17E7">
      <w:pPr>
        <w:pStyle w:val="ListParagraph"/>
        <w:numPr>
          <w:ilvl w:val="1"/>
          <w:numId w:val="54"/>
        </w:numPr>
        <w:spacing w:before="120" w:line="19" w:lineRule="atLeast"/>
        <w:ind w:left="709" w:hanging="567"/>
        <w:jc w:val="both"/>
        <w:rPr>
          <w:ins w:id="202" w:author="Nishit Ruparelia" w:date="2023-12-18T07:55:00Z"/>
          <w:color w:val="FF0000"/>
          <w:rPrChange w:id="203" w:author="Nishit Ruparelia" w:date="2023-12-18T08:24:00Z">
            <w:rPr>
              <w:ins w:id="204" w:author="Nishit Ruparelia" w:date="2023-12-18T07:55:00Z"/>
            </w:rPr>
          </w:rPrChange>
        </w:rPr>
        <w:pPrChange w:id="205" w:author="Nishit Ruparelia" w:date="2023-12-18T08:23:00Z">
          <w:pPr>
            <w:pStyle w:val="ListParagraph"/>
            <w:numPr>
              <w:ilvl w:val="1"/>
              <w:numId w:val="6"/>
            </w:numPr>
            <w:spacing w:before="120" w:line="19" w:lineRule="atLeast"/>
            <w:ind w:left="709" w:hanging="567"/>
            <w:jc w:val="both"/>
          </w:pPr>
        </w:pPrChange>
      </w:pPr>
      <w:ins w:id="206" w:author="Nishit Ruparelia" w:date="2023-12-18T07:55:00Z">
        <w:r w:rsidRPr="00F551FE">
          <w:t xml:space="preserve">Clients who do not approve our service/repair estimate or fail to collect ready equipment within 2 weeks </w:t>
        </w:r>
        <w:r>
          <w:t>of our notice</w:t>
        </w:r>
        <w:r w:rsidRPr="00F551FE">
          <w:t xml:space="preserve"> </w:t>
        </w:r>
        <w:r>
          <w:t>are</w:t>
        </w:r>
        <w:r w:rsidRPr="00F551FE">
          <w:t xml:space="preserve"> liable to storage charges</w:t>
        </w:r>
        <w:r w:rsidRPr="004F17E7">
          <w:rPr>
            <w:rPrChange w:id="207" w:author="Nishit Ruparelia" w:date="2023-12-18T07:55:00Z">
              <w:rPr>
                <w:color w:val="FF0000"/>
              </w:rPr>
            </w:rPrChange>
          </w:rPr>
          <w:t xml:space="preserve"> </w:t>
        </w:r>
        <w:r w:rsidRPr="00E90FD3">
          <w:rPr>
            <w:color w:val="FF0000"/>
          </w:rPr>
          <w:t>of 100/- plus VAT per unit, per day</w:t>
        </w:r>
      </w:ins>
      <w:r w:rsidR="001240BB">
        <w:rPr>
          <w:color w:val="FF0000"/>
        </w:rPr>
        <w:t>.</w:t>
      </w:r>
    </w:p>
    <w:p w14:paraId="24644DDC" w14:textId="64238735" w:rsidR="004F17E7" w:rsidRDefault="004F17E7">
      <w:pPr>
        <w:pStyle w:val="ListParagraph"/>
        <w:numPr>
          <w:ilvl w:val="1"/>
          <w:numId w:val="54"/>
        </w:numPr>
        <w:spacing w:before="120" w:line="19" w:lineRule="atLeast"/>
        <w:ind w:left="709" w:hanging="567"/>
        <w:jc w:val="both"/>
      </w:pPr>
      <w:ins w:id="208" w:author="Nishit Ruparelia" w:date="2023-12-18T07:55:00Z">
        <w:r w:rsidRPr="00F551FE">
          <w:t xml:space="preserve">A minimum charge </w:t>
        </w:r>
        <w:r w:rsidRPr="00E90FD3">
          <w:rPr>
            <w:color w:val="FF0000"/>
          </w:rPr>
          <w:t>of 4000/- plus VAT</w:t>
        </w:r>
        <w:r w:rsidRPr="00E90FD3">
          <w:rPr>
            <w:color w:val="FF0000"/>
            <w:rPrChange w:id="209" w:author="Nishit Ruparelia" w:date="2023-12-18T08:24:00Z">
              <w:rPr/>
            </w:rPrChange>
          </w:rPr>
          <w:t xml:space="preserve"> </w:t>
        </w:r>
        <w:r>
          <w:t>applies</w:t>
        </w:r>
        <w:r w:rsidRPr="00F551FE">
          <w:t xml:space="preserve"> for pumps that </w:t>
        </w:r>
        <w:r>
          <w:t xml:space="preserve">require </w:t>
        </w:r>
        <w:r w:rsidRPr="00F551FE">
          <w:t>inspection</w:t>
        </w:r>
        <w:r>
          <w:t>/</w:t>
        </w:r>
        <w:r w:rsidRPr="00F551FE">
          <w:t>repair at our workshop.</w:t>
        </w:r>
      </w:ins>
    </w:p>
    <w:p w14:paraId="5785D5B1" w14:textId="77777777" w:rsidR="001240BB" w:rsidRDefault="001240BB" w:rsidP="001240BB">
      <w:pPr>
        <w:pStyle w:val="ListParagraph"/>
        <w:spacing w:before="120" w:line="19" w:lineRule="atLeast"/>
        <w:ind w:left="709"/>
        <w:jc w:val="both"/>
        <w:rPr>
          <w:ins w:id="210" w:author="Nishit Ruparelia" w:date="2023-12-18T08:04:00Z"/>
        </w:rPr>
      </w:pPr>
    </w:p>
    <w:p w14:paraId="29A16344" w14:textId="77777777" w:rsidR="004F17E7" w:rsidRDefault="004F17E7" w:rsidP="004F17E7">
      <w:pPr>
        <w:pStyle w:val="ListParagraph"/>
        <w:numPr>
          <w:ilvl w:val="0"/>
          <w:numId w:val="1"/>
        </w:numPr>
        <w:spacing w:before="120" w:line="19" w:lineRule="atLeast"/>
        <w:ind w:left="709" w:hanging="567"/>
        <w:jc w:val="both"/>
        <w:rPr>
          <w:ins w:id="211" w:author="Nishit Ruparelia" w:date="2023-12-18T07:58:00Z"/>
          <w:b/>
          <w:bCs/>
        </w:rPr>
      </w:pPr>
      <w:ins w:id="212" w:author="Nishit Ruparelia" w:date="2023-12-18T07:58:00Z">
        <w:r w:rsidRPr="006813D4">
          <w:rPr>
            <w:b/>
            <w:bCs/>
          </w:rPr>
          <w:t>EQUIPMENT ACCEPTANCE AND RESPONSIBILITY</w:t>
        </w:r>
      </w:ins>
    </w:p>
    <w:p w14:paraId="03EE776D" w14:textId="5B4F829E" w:rsidR="00E90FD3" w:rsidRPr="001240BB" w:rsidRDefault="004F17E7">
      <w:pPr>
        <w:pStyle w:val="ListParagraph"/>
        <w:numPr>
          <w:ilvl w:val="1"/>
          <w:numId w:val="55"/>
        </w:numPr>
        <w:spacing w:before="120" w:line="19" w:lineRule="atLeast"/>
        <w:ind w:left="709" w:hanging="567"/>
        <w:jc w:val="both"/>
        <w:rPr>
          <w:b/>
          <w:bCs/>
        </w:rPr>
      </w:pPr>
      <w:ins w:id="213" w:author="Nishit Ruparelia" w:date="2023-12-18T07:58:00Z">
        <w:r w:rsidRPr="006813D4">
          <w:t xml:space="preserve">Upon delivery, the client </w:t>
        </w:r>
        <w:r>
          <w:t>must promptly inspect</w:t>
        </w:r>
        <w:r w:rsidRPr="006813D4">
          <w:t xml:space="preserve"> </w:t>
        </w:r>
        <w:r>
          <w:t>the fire equipment and sign</w:t>
        </w:r>
      </w:ins>
      <w:r w:rsidR="001240BB">
        <w:t xml:space="preserve"> our</w:t>
      </w:r>
      <w:ins w:id="214" w:author="Nishit Ruparelia" w:date="2023-12-18T07:58:00Z">
        <w:r>
          <w:t xml:space="preserve"> delivery note with company rubber stamp, confirming acceptance of the delivery </w:t>
        </w:r>
      </w:ins>
    </w:p>
    <w:p w14:paraId="7F1079F3" w14:textId="77777777" w:rsidR="001240BB" w:rsidRPr="00E90FD3" w:rsidRDefault="001240BB" w:rsidP="001240BB">
      <w:pPr>
        <w:pStyle w:val="ListParagraph"/>
        <w:spacing w:before="120" w:line="19" w:lineRule="atLeast"/>
        <w:ind w:left="709"/>
        <w:jc w:val="both"/>
        <w:rPr>
          <w:ins w:id="215" w:author="Nishit Ruparelia" w:date="2023-12-18T08:24:00Z"/>
          <w:b/>
          <w:bCs/>
          <w:rPrChange w:id="216" w:author="Nishit Ruparelia" w:date="2023-12-18T08:24:00Z">
            <w:rPr>
              <w:ins w:id="217" w:author="Nishit Ruparelia" w:date="2023-12-18T08:24:00Z"/>
            </w:rPr>
          </w:rPrChange>
        </w:rPr>
      </w:pPr>
    </w:p>
    <w:p w14:paraId="4C51549D" w14:textId="77777777" w:rsidR="00376C6B" w:rsidDel="00376C6B" w:rsidRDefault="00376C6B" w:rsidP="00376C6B">
      <w:pPr>
        <w:pStyle w:val="ListParagraph"/>
        <w:spacing w:before="120" w:line="19" w:lineRule="atLeast"/>
        <w:ind w:left="709" w:hanging="567"/>
        <w:jc w:val="both"/>
        <w:rPr>
          <w:del w:id="218" w:author="Nishit Ruparelia" w:date="2023-12-18T07:30:00Z"/>
          <w:moveTo w:id="219" w:author="Nishit Ruparelia" w:date="2023-12-18T07:29:00Z"/>
        </w:rPr>
      </w:pPr>
    </w:p>
    <w:moveToRangeEnd w:id="94"/>
    <w:p w14:paraId="50CED698" w14:textId="1A2A315C" w:rsidR="00F551FE" w:rsidRPr="00F551FE" w:rsidRDefault="00F551FE">
      <w:pPr>
        <w:pStyle w:val="ListParagraph"/>
        <w:numPr>
          <w:ilvl w:val="0"/>
          <w:numId w:val="1"/>
        </w:numPr>
        <w:spacing w:before="120" w:line="19" w:lineRule="atLeast"/>
        <w:ind w:left="709" w:hanging="567"/>
        <w:jc w:val="both"/>
        <w:rPr>
          <w:b/>
          <w:bCs/>
        </w:rPr>
      </w:pPr>
      <w:r w:rsidRPr="00F551FE">
        <w:rPr>
          <w:b/>
          <w:bCs/>
        </w:rPr>
        <w:t xml:space="preserve">UPCOUNTRY </w:t>
      </w:r>
      <w:r w:rsidR="00C444EF">
        <w:rPr>
          <w:b/>
          <w:bCs/>
        </w:rPr>
        <w:t xml:space="preserve">/ LODGES / REMOTE </w:t>
      </w:r>
      <w:r w:rsidRPr="00F551FE">
        <w:rPr>
          <w:b/>
          <w:bCs/>
        </w:rPr>
        <w:t>SERVICES</w:t>
      </w:r>
    </w:p>
    <w:p w14:paraId="02AACEFA" w14:textId="2639FB6E" w:rsidR="00F551FE" w:rsidDel="004F17E7" w:rsidRDefault="000223A3">
      <w:pPr>
        <w:pStyle w:val="ListParagraph"/>
        <w:numPr>
          <w:ilvl w:val="1"/>
          <w:numId w:val="56"/>
        </w:numPr>
        <w:spacing w:before="120" w:line="19" w:lineRule="atLeast"/>
        <w:jc w:val="both"/>
        <w:rPr>
          <w:del w:id="220" w:author="Nishit Ruparelia" w:date="2023-12-18T08:04:00Z"/>
        </w:rPr>
        <w:pPrChange w:id="221" w:author="Nishit Ruparelia" w:date="2023-12-18T08:25:00Z">
          <w:pPr>
            <w:pStyle w:val="ListParagraph"/>
            <w:numPr>
              <w:ilvl w:val="1"/>
              <w:numId w:val="43"/>
            </w:numPr>
            <w:spacing w:before="120" w:line="19" w:lineRule="atLeast"/>
            <w:ind w:left="526" w:hanging="384"/>
            <w:jc w:val="both"/>
          </w:pPr>
        </w:pPrChange>
      </w:pPr>
      <w:r>
        <w:t>B</w:t>
      </w:r>
      <w:r w:rsidR="00F551FE" w:rsidRPr="00F551FE">
        <w:t>i-annual up-country maintenance services are scheduled during the months of April/May and October/November, as part of the regular</w:t>
      </w:r>
      <w:ins w:id="222" w:author="Nishit Ruparelia" w:date="2023-12-18T08:05:00Z">
        <w:r w:rsidR="00522FE5">
          <w:t xml:space="preserve"> maintenance</w:t>
        </w:r>
      </w:ins>
      <w:r w:rsidR="00F551FE" w:rsidRPr="00F551FE">
        <w:t xml:space="preserve"> contract. </w:t>
      </w:r>
    </w:p>
    <w:p w14:paraId="26A2A144" w14:textId="77777777" w:rsidR="004F17E7" w:rsidRDefault="004F17E7">
      <w:pPr>
        <w:pStyle w:val="ListParagraph"/>
        <w:numPr>
          <w:ilvl w:val="1"/>
          <w:numId w:val="56"/>
        </w:numPr>
        <w:rPr>
          <w:ins w:id="223" w:author="Nishit Ruparelia" w:date="2023-12-18T08:04:00Z"/>
        </w:rPr>
        <w:pPrChange w:id="224" w:author="Nishit Ruparelia" w:date="2023-12-18T08:25:00Z">
          <w:pPr>
            <w:pStyle w:val="ListParagraph"/>
            <w:numPr>
              <w:ilvl w:val="1"/>
              <w:numId w:val="4"/>
            </w:numPr>
            <w:spacing w:before="120" w:line="19" w:lineRule="atLeast"/>
            <w:ind w:left="709" w:hanging="567"/>
            <w:jc w:val="both"/>
          </w:pPr>
        </w:pPrChange>
      </w:pPr>
    </w:p>
    <w:p w14:paraId="4468ECFC" w14:textId="4287C70D" w:rsidR="00F551FE" w:rsidDel="004F17E7" w:rsidRDefault="00F551FE">
      <w:pPr>
        <w:pStyle w:val="ListParagraph"/>
        <w:numPr>
          <w:ilvl w:val="1"/>
          <w:numId w:val="56"/>
        </w:numPr>
        <w:spacing w:before="120" w:line="19" w:lineRule="atLeast"/>
        <w:ind w:left="709" w:hanging="567"/>
        <w:jc w:val="both"/>
        <w:rPr>
          <w:del w:id="225" w:author="Nishit Ruparelia" w:date="2023-12-18T08:04:00Z"/>
        </w:rPr>
        <w:pPrChange w:id="226" w:author="Nishit Ruparelia" w:date="2023-12-18T08:25:00Z">
          <w:pPr>
            <w:pStyle w:val="ListParagraph"/>
            <w:numPr>
              <w:ilvl w:val="1"/>
              <w:numId w:val="43"/>
            </w:numPr>
            <w:spacing w:before="120" w:line="19" w:lineRule="atLeast"/>
            <w:ind w:left="526" w:hanging="384"/>
            <w:jc w:val="both"/>
          </w:pPr>
        </w:pPrChange>
      </w:pPr>
      <w:r w:rsidRPr="00F551FE">
        <w:t xml:space="preserve">Special trips can be requested </w:t>
      </w:r>
      <w:r w:rsidR="000223A3">
        <w:t>in</w:t>
      </w:r>
      <w:r w:rsidRPr="00F551FE">
        <w:t xml:space="preserve"> any other month </w:t>
      </w:r>
      <w:r w:rsidR="001240BB">
        <w:t xml:space="preserve">however these will be </w:t>
      </w:r>
      <w:r w:rsidRPr="00F551FE">
        <w:t xml:space="preserve">subject to additional charges. </w:t>
      </w:r>
    </w:p>
    <w:p w14:paraId="17DD8B28" w14:textId="77777777" w:rsidR="004F17E7" w:rsidRDefault="004F17E7">
      <w:pPr>
        <w:pStyle w:val="ListParagraph"/>
        <w:numPr>
          <w:ilvl w:val="1"/>
          <w:numId w:val="56"/>
        </w:numPr>
        <w:spacing w:before="120" w:line="19" w:lineRule="atLeast"/>
        <w:ind w:left="709" w:hanging="567"/>
        <w:jc w:val="both"/>
        <w:rPr>
          <w:ins w:id="227" w:author="Nishit Ruparelia" w:date="2023-12-18T08:04:00Z"/>
        </w:rPr>
        <w:pPrChange w:id="228" w:author="Nishit Ruparelia" w:date="2023-12-18T08:25:00Z">
          <w:pPr>
            <w:pStyle w:val="ListParagraph"/>
            <w:numPr>
              <w:ilvl w:val="1"/>
              <w:numId w:val="4"/>
            </w:numPr>
            <w:spacing w:before="120" w:line="19" w:lineRule="atLeast"/>
            <w:ind w:left="709" w:hanging="567"/>
            <w:jc w:val="both"/>
          </w:pPr>
        </w:pPrChange>
      </w:pPr>
    </w:p>
    <w:p w14:paraId="3B515653" w14:textId="7EE841F8" w:rsidR="00F551FE" w:rsidDel="004F17E7" w:rsidRDefault="00F551FE">
      <w:pPr>
        <w:pStyle w:val="ListParagraph"/>
        <w:numPr>
          <w:ilvl w:val="1"/>
          <w:numId w:val="56"/>
        </w:numPr>
        <w:spacing w:before="120" w:line="19" w:lineRule="atLeast"/>
        <w:ind w:left="709" w:hanging="567"/>
        <w:jc w:val="both"/>
        <w:rPr>
          <w:del w:id="229" w:author="Nishit Ruparelia" w:date="2023-12-18T08:04:00Z"/>
        </w:rPr>
        <w:pPrChange w:id="230" w:author="Nishit Ruparelia" w:date="2023-12-18T08:25:00Z">
          <w:pPr>
            <w:pStyle w:val="ListParagraph"/>
            <w:numPr>
              <w:ilvl w:val="1"/>
              <w:numId w:val="43"/>
            </w:numPr>
            <w:spacing w:before="120" w:line="19" w:lineRule="atLeast"/>
            <w:ind w:left="526" w:hanging="384"/>
            <w:jc w:val="both"/>
          </w:pPr>
        </w:pPrChange>
      </w:pPr>
      <w:r w:rsidRPr="00F551FE">
        <w:t xml:space="preserve">Up-country emergency service calls will </w:t>
      </w:r>
      <w:r w:rsidR="000223A3">
        <w:t xml:space="preserve">incur </w:t>
      </w:r>
      <w:r w:rsidRPr="00F551FE">
        <w:t xml:space="preserve">extra transport costs, accommodation, park fees, and out-of-Nairobi expenses at </w:t>
      </w:r>
      <w:r w:rsidR="001240BB">
        <w:t>NIMROD’s</w:t>
      </w:r>
      <w:r w:rsidR="000223A3">
        <w:t xml:space="preserve"> </w:t>
      </w:r>
      <w:r w:rsidRPr="00F551FE">
        <w:t>discretion</w:t>
      </w:r>
      <w:r w:rsidR="000223A3">
        <w:t>.</w:t>
      </w:r>
    </w:p>
    <w:p w14:paraId="4C0EF50C" w14:textId="77777777" w:rsidR="004F17E7" w:rsidRDefault="004F17E7">
      <w:pPr>
        <w:pStyle w:val="ListParagraph"/>
        <w:numPr>
          <w:ilvl w:val="1"/>
          <w:numId w:val="56"/>
        </w:numPr>
        <w:spacing w:before="120" w:line="19" w:lineRule="atLeast"/>
        <w:ind w:left="709" w:hanging="567"/>
        <w:jc w:val="both"/>
        <w:rPr>
          <w:ins w:id="231" w:author="Nishit Ruparelia" w:date="2023-12-18T08:04:00Z"/>
        </w:rPr>
        <w:pPrChange w:id="232" w:author="Nishit Ruparelia" w:date="2023-12-18T08:25:00Z">
          <w:pPr>
            <w:pStyle w:val="ListParagraph"/>
            <w:numPr>
              <w:ilvl w:val="1"/>
              <w:numId w:val="4"/>
            </w:numPr>
            <w:spacing w:before="120" w:line="19" w:lineRule="atLeast"/>
            <w:ind w:left="709" w:hanging="567"/>
            <w:jc w:val="both"/>
          </w:pPr>
        </w:pPrChange>
      </w:pPr>
    </w:p>
    <w:p w14:paraId="4AB5231F" w14:textId="3D3E0B21" w:rsidR="00522FE5" w:rsidRDefault="00F551FE" w:rsidP="00EA6402">
      <w:pPr>
        <w:pStyle w:val="ListParagraph"/>
        <w:numPr>
          <w:ilvl w:val="1"/>
          <w:numId w:val="56"/>
        </w:numPr>
        <w:spacing w:before="120" w:line="19" w:lineRule="atLeast"/>
        <w:ind w:left="709" w:hanging="567"/>
        <w:jc w:val="both"/>
        <w:rPr>
          <w:color w:val="FF0000"/>
        </w:rPr>
      </w:pPr>
      <w:r w:rsidRPr="00F551FE">
        <w:t xml:space="preserve">Lodges/remote areas </w:t>
      </w:r>
      <w:r w:rsidR="000223A3">
        <w:t>must</w:t>
      </w:r>
      <w:r w:rsidRPr="00F551FE">
        <w:t xml:space="preserve"> provide </w:t>
      </w:r>
      <w:r w:rsidR="000223A3">
        <w:t>meals and accommodation</w:t>
      </w:r>
      <w:ins w:id="233" w:author="Nishit Ruparelia" w:date="2023-12-18T08:07:00Z">
        <w:r w:rsidR="00522FE5">
          <w:t xml:space="preserve"> </w:t>
        </w:r>
      </w:ins>
      <w:del w:id="234" w:author="Nishit Ruparelia" w:date="2023-12-18T08:09:00Z">
        <w:r w:rsidR="000223A3" w:rsidRPr="00E90FD3" w:rsidDel="00522FE5">
          <w:delText xml:space="preserve"> </w:delText>
        </w:r>
      </w:del>
      <w:r w:rsidR="000223A3">
        <w:t xml:space="preserve">for our </w:t>
      </w:r>
      <w:r w:rsidRPr="00F551FE">
        <w:t xml:space="preserve">technician(s) during the entire stay </w:t>
      </w:r>
      <w:del w:id="235" w:author="Nishit Ruparelia" w:date="2023-12-18T08:07:00Z">
        <w:r w:rsidRPr="00F551FE" w:rsidDel="00522FE5">
          <w:delText xml:space="preserve">for </w:delText>
        </w:r>
      </w:del>
      <w:ins w:id="236" w:author="Nishit Ruparelia" w:date="2023-12-18T08:07:00Z">
        <w:r w:rsidR="00522FE5">
          <w:t>of</w:t>
        </w:r>
        <w:r w:rsidR="00522FE5" w:rsidRPr="00F551FE">
          <w:t xml:space="preserve"> </w:t>
        </w:r>
      </w:ins>
      <w:r w:rsidRPr="00F551FE">
        <w:t>the service</w:t>
      </w:r>
      <w:ins w:id="237" w:author="Nishit Ruparelia" w:date="2023-12-18T08:09:00Z">
        <w:r w:rsidR="00522FE5">
          <w:t xml:space="preserve"> </w:t>
        </w:r>
      </w:ins>
      <w:r w:rsidR="001240BB">
        <w:t xml:space="preserve">as a goodwill gesture and </w:t>
      </w:r>
      <w:ins w:id="238" w:author="Nishit Ruparelia" w:date="2023-12-18T08:09:00Z">
        <w:r w:rsidR="00522FE5" w:rsidRPr="001240BB">
          <w:rPr>
            <w:color w:val="FF0000"/>
            <w:rPrChange w:id="239" w:author="Nishit Ruparelia" w:date="2023-12-18T08:25:00Z">
              <w:rPr/>
            </w:rPrChange>
          </w:rPr>
          <w:t>with no charge</w:t>
        </w:r>
      </w:ins>
      <w:r w:rsidR="001240BB" w:rsidRPr="001240BB">
        <w:rPr>
          <w:color w:val="FF0000"/>
        </w:rPr>
        <w:t>s levied</w:t>
      </w:r>
      <w:ins w:id="240" w:author="Nishit Ruparelia" w:date="2023-12-18T08:09:00Z">
        <w:r w:rsidR="00522FE5" w:rsidRPr="001240BB">
          <w:rPr>
            <w:color w:val="FF0000"/>
            <w:rPrChange w:id="241" w:author="Nishit Ruparelia" w:date="2023-12-18T08:25:00Z">
              <w:rPr/>
            </w:rPrChange>
          </w:rPr>
          <w:t xml:space="preserve"> to NIMROD.</w:t>
        </w:r>
      </w:ins>
      <w:del w:id="242" w:author="Nishit Ruparelia" w:date="2023-12-18T08:09:00Z">
        <w:r w:rsidRPr="00F551FE" w:rsidDel="00522FE5">
          <w:delText xml:space="preserve">. </w:delText>
        </w:r>
      </w:del>
      <w:ins w:id="243" w:author="Rishi Ruparelia (CTR)" w:date="2023-12-09T14:46:00Z">
        <w:del w:id="244" w:author="Nishit Ruparelia" w:date="2023-12-18T08:06:00Z">
          <w:r w:rsidR="00820109" w:rsidRPr="001240BB" w:rsidDel="00522FE5">
            <w:rPr>
              <w:color w:val="FF0000"/>
              <w:rPrChange w:id="245" w:author="Nishit Ruparelia" w:date="2023-12-18T08:04:00Z">
                <w:rPr/>
              </w:rPrChange>
            </w:rPr>
            <w:delText>[Is this chargeable by them? I would specify that this should be included as part of the service</w:delText>
          </w:r>
        </w:del>
      </w:ins>
      <w:ins w:id="246" w:author="Rishi Ruparelia (CTR)" w:date="2023-12-09T14:47:00Z">
        <w:del w:id="247" w:author="Nishit Ruparelia" w:date="2023-12-18T08:06:00Z">
          <w:r w:rsidR="00820109" w:rsidRPr="001240BB" w:rsidDel="00522FE5">
            <w:rPr>
              <w:color w:val="FF0000"/>
              <w:rPrChange w:id="248" w:author="Nishit Ruparelia" w:date="2023-12-18T08:04:00Z">
                <w:rPr/>
              </w:rPrChange>
            </w:rPr>
            <w:delText>]</w:delText>
          </w:r>
        </w:del>
      </w:ins>
    </w:p>
    <w:p w14:paraId="477450F3" w14:textId="77777777" w:rsidR="00B86A20" w:rsidRDefault="00B86A20" w:rsidP="00EA6402">
      <w:pPr>
        <w:pStyle w:val="ListParagraph"/>
        <w:numPr>
          <w:ilvl w:val="1"/>
          <w:numId w:val="56"/>
        </w:numPr>
        <w:spacing w:before="120" w:line="19" w:lineRule="atLeast"/>
        <w:ind w:left="709" w:hanging="567"/>
        <w:jc w:val="both"/>
        <w:rPr>
          <w:color w:val="FF0000"/>
        </w:rPr>
      </w:pPr>
    </w:p>
    <w:p w14:paraId="5473F926" w14:textId="77777777" w:rsidR="001240BB" w:rsidRPr="001240BB" w:rsidRDefault="001240BB" w:rsidP="001240BB">
      <w:pPr>
        <w:pStyle w:val="ListParagraph"/>
        <w:spacing w:before="120" w:line="19" w:lineRule="atLeast"/>
        <w:ind w:left="709"/>
        <w:jc w:val="both"/>
        <w:rPr>
          <w:ins w:id="249" w:author="Nishit Ruparelia" w:date="2023-12-18T08:13:00Z"/>
          <w:color w:val="FF0000"/>
        </w:rPr>
      </w:pPr>
    </w:p>
    <w:p w14:paraId="5EC90F89" w14:textId="493D6017" w:rsidR="00522FE5" w:rsidRDefault="00522FE5" w:rsidP="00522FE5">
      <w:pPr>
        <w:pStyle w:val="ListParagraph"/>
        <w:numPr>
          <w:ilvl w:val="0"/>
          <w:numId w:val="1"/>
        </w:numPr>
        <w:spacing w:before="120" w:line="19" w:lineRule="atLeast"/>
        <w:ind w:left="709" w:hanging="567"/>
        <w:jc w:val="both"/>
        <w:rPr>
          <w:ins w:id="250" w:author="Nishit Ruparelia" w:date="2023-12-18T08:13:00Z"/>
          <w:b/>
          <w:bCs/>
        </w:rPr>
      </w:pPr>
      <w:ins w:id="251" w:author="Nishit Ruparelia" w:date="2023-12-18T08:13:00Z">
        <w:r>
          <w:rPr>
            <w:b/>
            <w:bCs/>
          </w:rPr>
          <w:t>CANCELLATION POLICY AND ADMINISTRATION FEES</w:t>
        </w:r>
      </w:ins>
    </w:p>
    <w:p w14:paraId="12E8BF14" w14:textId="733DAB83" w:rsidR="0000516C" w:rsidRPr="0000516C" w:rsidRDefault="0000516C" w:rsidP="00964791">
      <w:pPr>
        <w:pStyle w:val="ListParagraph"/>
        <w:numPr>
          <w:ilvl w:val="1"/>
          <w:numId w:val="57"/>
        </w:numPr>
        <w:spacing w:before="120" w:line="19" w:lineRule="atLeast"/>
        <w:ind w:left="709" w:hanging="567"/>
        <w:jc w:val="both"/>
      </w:pPr>
      <w:r w:rsidRPr="0000516C">
        <w:t xml:space="preserve">If a service cannot be carried out through no fault of this company such as not acknowledging e-mail notifications, appointment confirmations, refusal of admission by your staff, closure of premises or non-availability of your personnel to escort our team during their service etc. It will be deemed that </w:t>
      </w:r>
      <w:r>
        <w:t>NIMROD has met the s</w:t>
      </w:r>
      <w:r w:rsidRPr="0000516C">
        <w:t>ervice obligation.</w:t>
      </w:r>
    </w:p>
    <w:p w14:paraId="66D2E977" w14:textId="18722C0B" w:rsidR="00522FE5" w:rsidRPr="00B86A20" w:rsidRDefault="00522FE5" w:rsidP="00553D6C">
      <w:pPr>
        <w:pStyle w:val="ListParagraph"/>
        <w:numPr>
          <w:ilvl w:val="1"/>
          <w:numId w:val="57"/>
        </w:numPr>
        <w:spacing w:before="120" w:line="19" w:lineRule="atLeast"/>
        <w:ind w:left="709" w:hanging="567"/>
        <w:jc w:val="both"/>
        <w:rPr>
          <w:color w:val="FF0000"/>
        </w:rPr>
      </w:pPr>
      <w:ins w:id="252" w:author="Nishit Ruparelia" w:date="2023-12-18T08:13:00Z">
        <w:r w:rsidRPr="00DF1597">
          <w:t xml:space="preserve">An administration fee </w:t>
        </w:r>
        <w:r w:rsidRPr="00462F8F">
          <w:rPr>
            <w:rPrChange w:id="253" w:author="Nishit Ruparelia" w:date="2023-12-18T08:25:00Z">
              <w:rPr>
                <w:color w:val="FF0000"/>
              </w:rPr>
            </w:rPrChange>
          </w:rPr>
          <w:t xml:space="preserve">of </w:t>
        </w:r>
        <w:r w:rsidRPr="001240BB">
          <w:rPr>
            <w:color w:val="FF0000"/>
          </w:rPr>
          <w:t xml:space="preserve">1000/- + VAT </w:t>
        </w:r>
        <w:r w:rsidRPr="00462F8F">
          <w:rPr>
            <w:rPrChange w:id="254" w:author="Nishit Ruparelia" w:date="2023-12-18T08:25:00Z">
              <w:rPr>
                <w:color w:val="FF0000"/>
              </w:rPr>
            </w:rPrChange>
          </w:rPr>
          <w:t xml:space="preserve">will </w:t>
        </w:r>
        <w:r w:rsidRPr="00DF1597">
          <w:t>apply for any reschedules</w:t>
        </w:r>
        <w:r>
          <w:t xml:space="preserve"> or special </w:t>
        </w:r>
        <w:r w:rsidRPr="00DF1597">
          <w:t>arrangements</w:t>
        </w:r>
      </w:ins>
      <w:r w:rsidR="0000516C">
        <w:t>.</w:t>
      </w:r>
    </w:p>
    <w:p w14:paraId="7A84F253" w14:textId="1E9462F2" w:rsidR="00B86A20" w:rsidRDefault="00B86A20" w:rsidP="00B86A20">
      <w:pPr>
        <w:numPr>
          <w:ilvl w:val="0"/>
          <w:numId w:val="57"/>
        </w:numPr>
        <w:tabs>
          <w:tab w:val="left" w:pos="570"/>
        </w:tabs>
        <w:spacing w:before="200" w:after="0" w:line="240" w:lineRule="auto"/>
        <w:jc w:val="both"/>
        <w:rPr>
          <w:rFonts w:ascii="Arial" w:hAnsi="Arial" w:cs="Arial"/>
          <w:sz w:val="18"/>
          <w:szCs w:val="18"/>
        </w:rPr>
      </w:pPr>
      <w:r>
        <w:rPr>
          <w:rFonts w:ascii="Arial" w:hAnsi="Arial" w:cs="Arial"/>
          <w:sz w:val="18"/>
          <w:szCs w:val="18"/>
        </w:rPr>
        <w:t>E</w:t>
      </w:r>
      <w:r w:rsidRPr="00B86A20">
        <w:rPr>
          <w:rFonts w:ascii="Arial" w:hAnsi="Arial" w:cs="Arial"/>
          <w:sz w:val="18"/>
          <w:szCs w:val="18"/>
        </w:rPr>
        <w:t>mergency calls are charged at 3000/- per visit, plus 2000/- per hour of part thereof within Nairobi and surrounding areas</w:t>
      </w:r>
      <w:r>
        <w:rPr>
          <w:rFonts w:ascii="Arial" w:hAnsi="Arial" w:cs="Arial"/>
          <w:sz w:val="18"/>
          <w:szCs w:val="18"/>
        </w:rPr>
        <w:t>.</w:t>
      </w:r>
    </w:p>
    <w:p w14:paraId="7F74674A" w14:textId="77777777" w:rsidR="00B86A20" w:rsidRPr="008D7EE9" w:rsidRDefault="00B86A20" w:rsidP="00B86A20">
      <w:pPr>
        <w:numPr>
          <w:ilvl w:val="0"/>
          <w:numId w:val="57"/>
        </w:numPr>
        <w:tabs>
          <w:tab w:val="left" w:pos="570"/>
        </w:tabs>
        <w:spacing w:before="200" w:after="0" w:line="240" w:lineRule="auto"/>
        <w:jc w:val="both"/>
        <w:rPr>
          <w:rFonts w:ascii="Arial" w:hAnsi="Arial" w:cs="Arial"/>
          <w:sz w:val="18"/>
          <w:szCs w:val="18"/>
        </w:rPr>
      </w:pPr>
      <w:r>
        <w:rPr>
          <w:rFonts w:ascii="Arial" w:hAnsi="Arial" w:cs="Arial"/>
          <w:sz w:val="18"/>
          <w:szCs w:val="18"/>
        </w:rPr>
        <w:t>Extra charges may be applicable for equipment not readily accessible and where we may require any scaffolding or any other special equipment to access the units such as Detectors placed extremely high in warehouses / buildings.</w:t>
      </w:r>
    </w:p>
    <w:p w14:paraId="303BC153" w14:textId="77777777" w:rsidR="00B86A20" w:rsidRPr="00B86A20" w:rsidRDefault="00B86A20" w:rsidP="00B86A20">
      <w:pPr>
        <w:numPr>
          <w:ilvl w:val="0"/>
          <w:numId w:val="57"/>
        </w:numPr>
        <w:tabs>
          <w:tab w:val="left" w:pos="570"/>
        </w:tabs>
        <w:spacing w:before="200" w:after="0" w:line="240" w:lineRule="auto"/>
        <w:jc w:val="both"/>
        <w:rPr>
          <w:rFonts w:ascii="Arial" w:hAnsi="Arial" w:cs="Arial"/>
          <w:sz w:val="18"/>
          <w:szCs w:val="18"/>
        </w:rPr>
      </w:pPr>
    </w:p>
    <w:p w14:paraId="423EB3CF" w14:textId="77777777" w:rsidR="00B86A20" w:rsidRPr="001240BB" w:rsidRDefault="00B86A20" w:rsidP="00553D6C">
      <w:pPr>
        <w:pStyle w:val="ListParagraph"/>
        <w:numPr>
          <w:ilvl w:val="1"/>
          <w:numId w:val="57"/>
        </w:numPr>
        <w:spacing w:before="120" w:line="19" w:lineRule="atLeast"/>
        <w:ind w:left="709" w:hanging="567"/>
        <w:jc w:val="both"/>
        <w:rPr>
          <w:color w:val="FF0000"/>
        </w:rPr>
      </w:pPr>
    </w:p>
    <w:p w14:paraId="75B346FC" w14:textId="77777777" w:rsidR="001240BB" w:rsidRPr="001240BB" w:rsidRDefault="001240BB" w:rsidP="001240BB">
      <w:pPr>
        <w:pStyle w:val="ListParagraph"/>
        <w:spacing w:before="120" w:line="19" w:lineRule="atLeast"/>
        <w:ind w:left="709"/>
        <w:jc w:val="both"/>
        <w:rPr>
          <w:color w:val="FF0000"/>
        </w:rPr>
      </w:pPr>
    </w:p>
    <w:p w14:paraId="32C18D07" w14:textId="77777777" w:rsidR="00E90FD3" w:rsidRDefault="00E90FD3" w:rsidP="00E90FD3">
      <w:pPr>
        <w:pStyle w:val="ListParagraph"/>
        <w:numPr>
          <w:ilvl w:val="0"/>
          <w:numId w:val="1"/>
        </w:numPr>
        <w:spacing w:before="120" w:line="19" w:lineRule="atLeast"/>
        <w:ind w:left="709" w:hanging="567"/>
        <w:jc w:val="both"/>
        <w:rPr>
          <w:ins w:id="255" w:author="Nishit Ruparelia" w:date="2023-12-18T08:17:00Z"/>
          <w:b/>
          <w:bCs/>
        </w:rPr>
      </w:pPr>
      <w:ins w:id="256" w:author="Nishit Ruparelia" w:date="2023-12-18T08:16:00Z">
        <w:r>
          <w:rPr>
            <w:b/>
            <w:bCs/>
          </w:rPr>
          <w:t>OTHERS</w:t>
        </w:r>
      </w:ins>
    </w:p>
    <w:p w14:paraId="7A1C2FA3" w14:textId="397C0A96" w:rsidR="001240BB" w:rsidRPr="001240BB" w:rsidRDefault="00E90FD3">
      <w:pPr>
        <w:pStyle w:val="ListParagraph"/>
        <w:numPr>
          <w:ilvl w:val="1"/>
          <w:numId w:val="58"/>
        </w:numPr>
        <w:spacing w:before="120" w:line="19" w:lineRule="atLeast"/>
        <w:ind w:left="709" w:hanging="567"/>
        <w:jc w:val="both"/>
        <w:rPr>
          <w:b/>
          <w:bCs/>
        </w:rPr>
      </w:pPr>
      <w:ins w:id="257" w:author="Nishit Ruparelia" w:date="2023-12-18T08:17:00Z">
        <w:r>
          <w:t xml:space="preserve">NIMROD </w:t>
        </w:r>
        <w:r w:rsidRPr="00282C6E">
          <w:t xml:space="preserve">reserves the right to </w:t>
        </w:r>
        <w:r>
          <w:t>review maintenance charges and adjust prices annually</w:t>
        </w:r>
      </w:ins>
      <w:r w:rsidR="001240BB">
        <w:t>.</w:t>
      </w:r>
      <w:ins w:id="258" w:author="Nishit Ruparelia" w:date="2023-12-18T08:17:00Z">
        <w:r>
          <w:t xml:space="preserve"> </w:t>
        </w:r>
      </w:ins>
    </w:p>
    <w:p w14:paraId="5426E084" w14:textId="43C1BA7D" w:rsidR="00462F8F" w:rsidRPr="00B86A20" w:rsidRDefault="00E90FD3" w:rsidP="001240BB">
      <w:pPr>
        <w:pStyle w:val="ListParagraph"/>
        <w:numPr>
          <w:ilvl w:val="1"/>
          <w:numId w:val="58"/>
        </w:numPr>
        <w:spacing w:before="120" w:line="19" w:lineRule="atLeast"/>
        <w:ind w:left="709" w:hanging="567"/>
        <w:jc w:val="both"/>
        <w:rPr>
          <w:b/>
          <w:bCs/>
        </w:rPr>
      </w:pPr>
      <w:ins w:id="259" w:author="Nishit Ruparelia" w:date="2023-12-18T08:17:00Z">
        <w:r>
          <w:t xml:space="preserve">Proposed </w:t>
        </w:r>
        <w:r w:rsidRPr="00282C6E">
          <w:t>adjustments shall be communicated in writing</w:t>
        </w:r>
      </w:ins>
      <w:r w:rsidR="001240BB">
        <w:t>.</w:t>
      </w:r>
    </w:p>
    <w:p w14:paraId="7CEFD64B" w14:textId="77777777" w:rsidR="00B86A20" w:rsidRDefault="00B86A20" w:rsidP="00B86A20">
      <w:pPr>
        <w:numPr>
          <w:ilvl w:val="0"/>
          <w:numId w:val="58"/>
        </w:numPr>
        <w:tabs>
          <w:tab w:val="left" w:pos="570"/>
        </w:tabs>
        <w:spacing w:before="200" w:after="0" w:line="240" w:lineRule="auto"/>
        <w:jc w:val="both"/>
        <w:rPr>
          <w:rFonts w:ascii="Arial" w:hAnsi="Arial" w:cs="Arial"/>
          <w:sz w:val="18"/>
          <w:szCs w:val="18"/>
        </w:rPr>
      </w:pPr>
      <w:r w:rsidRPr="0039443B">
        <w:rPr>
          <w:rFonts w:ascii="Arial" w:hAnsi="Arial" w:cs="Arial"/>
          <w:sz w:val="18"/>
          <w:szCs w:val="18"/>
        </w:rPr>
        <w:t>Nimrod reserves the right to re-negotiate any terms and service charges under circumstances entailing extra work not accounted for on this contract</w:t>
      </w:r>
      <w:r>
        <w:rPr>
          <w:rFonts w:ascii="Arial" w:hAnsi="Arial" w:cs="Arial"/>
          <w:sz w:val="18"/>
          <w:szCs w:val="18"/>
        </w:rPr>
        <w:t>.</w:t>
      </w:r>
    </w:p>
    <w:p w14:paraId="60642517" w14:textId="77777777" w:rsidR="00B86A20" w:rsidRPr="00462F8F" w:rsidRDefault="00B86A20" w:rsidP="001240BB">
      <w:pPr>
        <w:pStyle w:val="ListParagraph"/>
        <w:numPr>
          <w:ilvl w:val="1"/>
          <w:numId w:val="58"/>
        </w:numPr>
        <w:spacing w:before="120" w:line="19" w:lineRule="atLeast"/>
        <w:ind w:left="709" w:hanging="567"/>
        <w:jc w:val="both"/>
        <w:rPr>
          <w:ins w:id="260" w:author="Nishit Ruparelia" w:date="2023-12-18T08:26:00Z"/>
          <w:b/>
          <w:bCs/>
          <w:rPrChange w:id="261" w:author="Nishit Ruparelia" w:date="2023-12-18T08:26:00Z">
            <w:rPr>
              <w:ins w:id="262" w:author="Nishit Ruparelia" w:date="2023-12-18T08:26:00Z"/>
            </w:rPr>
          </w:rPrChange>
        </w:rPr>
      </w:pPr>
    </w:p>
    <w:p w14:paraId="15445603" w14:textId="6BA1EB07" w:rsidR="00333270" w:rsidRPr="00511028" w:rsidDel="00E90FD3" w:rsidRDefault="00E90FD3" w:rsidP="00511028">
      <w:pPr>
        <w:pStyle w:val="ListParagraph"/>
        <w:numPr>
          <w:ilvl w:val="1"/>
          <w:numId w:val="58"/>
        </w:numPr>
        <w:spacing w:before="120" w:line="19" w:lineRule="atLeast"/>
        <w:ind w:left="709" w:hanging="567"/>
        <w:jc w:val="both"/>
        <w:rPr>
          <w:del w:id="263" w:author="Nishit Ruparelia" w:date="2023-12-18T08:16:00Z"/>
          <w:b/>
          <w:bCs/>
        </w:rPr>
      </w:pPr>
      <w:moveToRangeStart w:id="264" w:author="Nishit Ruparelia" w:date="2023-12-18T08:16:00Z" w:name="move153779822"/>
      <w:moveTo w:id="265" w:author="Nishit Ruparelia" w:date="2023-12-18T08:16:00Z">
        <w:r>
          <w:t>B</w:t>
        </w:r>
        <w:r w:rsidRPr="00DD789A">
          <w:t>oth parties agree to keep confidential any proprietary or sensitive information</w:t>
        </w:r>
      </w:moveTo>
      <w:moveToRangeEnd w:id="264"/>
      <w:r w:rsidR="00511028">
        <w:t>.</w:t>
      </w:r>
    </w:p>
    <w:p w14:paraId="43094B9A" w14:textId="4D398659" w:rsidR="00F551FE" w:rsidRPr="004F17E7" w:rsidDel="00F0649B" w:rsidRDefault="00333270">
      <w:pPr>
        <w:pStyle w:val="ListParagraph"/>
        <w:rPr>
          <w:del w:id="266" w:author="Nishit Ruparelia" w:date="2023-12-18T07:48:00Z"/>
        </w:rPr>
        <w:pPrChange w:id="267" w:author="Nishit Ruparelia" w:date="2023-12-18T08:05:00Z">
          <w:pPr>
            <w:pStyle w:val="ListParagraph"/>
            <w:numPr>
              <w:numId w:val="1"/>
            </w:numPr>
            <w:spacing w:before="120" w:line="19" w:lineRule="atLeast"/>
            <w:ind w:left="709" w:hanging="567"/>
            <w:jc w:val="both"/>
          </w:pPr>
        </w:pPrChange>
      </w:pPr>
      <w:del w:id="268" w:author="Nishit Ruparelia" w:date="2023-12-18T07:48:00Z">
        <w:r w:rsidRPr="004F17E7" w:rsidDel="00F0649B">
          <w:delText>USE OF FIRE EQUIPMENT</w:delText>
        </w:r>
      </w:del>
    </w:p>
    <w:p w14:paraId="2DD8E442" w14:textId="560E99A5" w:rsidR="00F551FE" w:rsidRPr="00F551FE" w:rsidDel="00F0649B" w:rsidRDefault="00333270">
      <w:pPr>
        <w:pStyle w:val="ListParagraph"/>
        <w:rPr>
          <w:del w:id="269" w:author="Nishit Ruparelia" w:date="2023-12-18T07:48:00Z"/>
        </w:rPr>
        <w:pPrChange w:id="270" w:author="Nishit Ruparelia" w:date="2023-12-18T08:05:00Z">
          <w:pPr>
            <w:pStyle w:val="ListParagraph"/>
            <w:numPr>
              <w:ilvl w:val="1"/>
              <w:numId w:val="5"/>
            </w:numPr>
            <w:spacing w:before="120" w:line="19" w:lineRule="atLeast"/>
            <w:ind w:left="709" w:hanging="567"/>
            <w:jc w:val="both"/>
          </w:pPr>
        </w:pPrChange>
      </w:pPr>
      <w:del w:id="271" w:author="Nishit Ruparelia" w:date="2023-12-18T07:48:00Z">
        <w:r w:rsidRPr="00333270" w:rsidDel="00F0649B">
          <w:delText xml:space="preserve">If fire equipment </w:delText>
        </w:r>
        <w:r w:rsidR="000223A3" w:rsidDel="00F0649B">
          <w:delText xml:space="preserve">is </w:delText>
        </w:r>
        <w:r w:rsidRPr="00333270" w:rsidDel="00F0649B">
          <w:delText>used, the client should inform NIMROD</w:delText>
        </w:r>
        <w:r w:rsidR="000223A3" w:rsidDel="00F0649B">
          <w:delText xml:space="preserve"> immediately</w:delText>
        </w:r>
        <w:r w:rsidRPr="00333270" w:rsidDel="00F0649B">
          <w:delText xml:space="preserve"> and </w:delText>
        </w:r>
        <w:r w:rsidR="000223A3" w:rsidDel="00F0649B">
          <w:delText xml:space="preserve">request </w:delText>
        </w:r>
        <w:r w:rsidRPr="00333270" w:rsidDel="00F0649B">
          <w:delText>a special service</w:delText>
        </w:r>
      </w:del>
    </w:p>
    <w:p w14:paraId="49A12D7A" w14:textId="46157B04" w:rsidR="00333270" w:rsidRPr="00F551FE" w:rsidDel="00E90FD3" w:rsidRDefault="000223A3">
      <w:pPr>
        <w:pStyle w:val="ListParagraph"/>
        <w:rPr>
          <w:del w:id="272" w:author="Nishit Ruparelia" w:date="2023-12-18T08:16:00Z"/>
        </w:rPr>
        <w:pPrChange w:id="273" w:author="Nishit Ruparelia" w:date="2023-12-18T08:05:00Z">
          <w:pPr>
            <w:pStyle w:val="ListParagraph"/>
            <w:numPr>
              <w:ilvl w:val="1"/>
              <w:numId w:val="5"/>
            </w:numPr>
            <w:spacing w:before="120" w:line="19" w:lineRule="atLeast"/>
            <w:ind w:left="709" w:hanging="567"/>
            <w:jc w:val="both"/>
          </w:pPr>
        </w:pPrChange>
      </w:pPr>
      <w:del w:id="274" w:author="Nishit Ruparelia" w:date="2023-12-18T07:48:00Z">
        <w:r w:rsidDel="00F0649B">
          <w:delText>S</w:delText>
        </w:r>
        <w:r w:rsidR="00333270" w:rsidRPr="00333270" w:rsidDel="00F0649B">
          <w:delText xml:space="preserve">pecial service due to a missed service or </w:delText>
        </w:r>
        <w:r w:rsidDel="00F0649B">
          <w:delText xml:space="preserve">used </w:delText>
        </w:r>
        <w:r w:rsidR="00333270" w:rsidRPr="00333270" w:rsidDel="00F0649B">
          <w:delText>equipment will be charged at normal contract rates.</w:delText>
        </w:r>
      </w:del>
    </w:p>
    <w:p w14:paraId="24649B18" w14:textId="411D2537" w:rsidR="00F54560" w:rsidRPr="00B537C1" w:rsidDel="00E90FD3" w:rsidRDefault="00F54560" w:rsidP="00511028">
      <w:pPr>
        <w:pStyle w:val="ListParagraph"/>
        <w:rPr>
          <w:del w:id="275" w:author="Nishit Ruparelia" w:date="2023-12-18T08:16:00Z"/>
        </w:rPr>
      </w:pPr>
    </w:p>
    <w:p w14:paraId="5C331F13" w14:textId="51B4FA7F" w:rsidR="000223A3" w:rsidDel="00E90FD3" w:rsidRDefault="005F1598" w:rsidP="00511028">
      <w:pPr>
        <w:pStyle w:val="ListParagraph"/>
        <w:rPr>
          <w:del w:id="276" w:author="Nishit Ruparelia" w:date="2023-12-18T08:16:00Z"/>
          <w:moveFrom w:id="277" w:author="Nishit Ruparelia" w:date="2023-12-18T07:28:00Z"/>
        </w:rPr>
      </w:pPr>
      <w:moveFromRangeStart w:id="278" w:author="Nishit Ruparelia" w:date="2023-12-18T07:28:00Z" w:name="move153776948"/>
      <w:moveFrom w:id="279" w:author="Nishit Ruparelia" w:date="2023-12-18T07:28:00Z">
        <w:del w:id="280" w:author="Nishit Ruparelia" w:date="2023-12-18T08:16:00Z">
          <w:r w:rsidRPr="005F1598" w:rsidDel="00E90FD3">
            <w:delText>TERM OF CONTRACT</w:delText>
          </w:r>
        </w:del>
      </w:moveFrom>
    </w:p>
    <w:p w14:paraId="7BF47064" w14:textId="5E67FBF9" w:rsidR="00062E6E" w:rsidRPr="000223A3" w:rsidDel="00E90FD3" w:rsidRDefault="00877542" w:rsidP="00511028">
      <w:pPr>
        <w:pStyle w:val="ListParagraph"/>
        <w:rPr>
          <w:del w:id="281" w:author="Nishit Ruparelia" w:date="2023-12-18T08:16:00Z"/>
          <w:moveFrom w:id="282" w:author="Nishit Ruparelia" w:date="2023-12-18T07:28:00Z"/>
        </w:rPr>
      </w:pPr>
      <w:moveFrom w:id="283" w:author="Nishit Ruparelia" w:date="2023-12-18T07:28:00Z">
        <w:del w:id="284" w:author="Nishit Ruparelia" w:date="2023-12-18T08:16:00Z">
          <w:r w:rsidDel="00E90FD3">
            <w:delText>This contract commence</w:delText>
          </w:r>
          <w:r w:rsidR="000223A3" w:rsidDel="00E90FD3">
            <w:delText>s</w:delText>
          </w:r>
          <w:r w:rsidDel="00E90FD3">
            <w:delText xml:space="preserve"> on </w:delText>
          </w:r>
          <w:r w:rsidR="00062E6E" w:rsidDel="00E90FD3">
            <w:delText xml:space="preserve">the date of signing </w:delText>
          </w:r>
          <w:r w:rsidR="000223A3" w:rsidDel="00E90FD3">
            <w:delText>and</w:delText>
          </w:r>
          <w:r w:rsidR="00062E6E" w:rsidDel="00E90FD3">
            <w:delText xml:space="preserve"> automatically renew</w:delText>
          </w:r>
          <w:r w:rsidR="000223A3" w:rsidDel="00E90FD3">
            <w:delText>s</w:delText>
          </w:r>
          <w:r w:rsidR="00062E6E" w:rsidDel="00E90FD3">
            <w:delText xml:space="preserve"> for successive one-year terms</w:delText>
          </w:r>
          <w:r w:rsidR="000223A3" w:rsidDel="00E90FD3">
            <w:delText>,</w:delText>
          </w:r>
          <w:r w:rsidR="00062E6E" w:rsidDel="00E90FD3">
            <w:delText xml:space="preserve"> unless </w:delText>
          </w:r>
          <w:r w:rsidDel="00E90FD3">
            <w:delText>terminated by either party with thirty (30) days’ notice in writing</w:delText>
          </w:r>
          <w:r w:rsidR="000223A3" w:rsidDel="00E90FD3">
            <w:delText>.</w:delText>
          </w:r>
          <w:r w:rsidDel="00E90FD3">
            <w:delText xml:space="preserve"> </w:delText>
          </w:r>
        </w:del>
      </w:moveFrom>
    </w:p>
    <w:p w14:paraId="5E1B6074" w14:textId="563A6030" w:rsidR="005F1598" w:rsidRPr="005F1598" w:rsidDel="00E90FD3" w:rsidRDefault="005F1598" w:rsidP="00511028">
      <w:pPr>
        <w:pStyle w:val="ListParagraph"/>
        <w:rPr>
          <w:del w:id="285" w:author="Nishit Ruparelia" w:date="2023-12-18T08:16:00Z"/>
          <w:moveFrom w:id="286" w:author="Nishit Ruparelia" w:date="2023-12-18T07:28:00Z"/>
        </w:rPr>
      </w:pPr>
    </w:p>
    <w:p w14:paraId="2991C2B5" w14:textId="5A93D37C" w:rsidR="000223A3" w:rsidDel="00E90FD3" w:rsidRDefault="005F1598" w:rsidP="00511028">
      <w:pPr>
        <w:pStyle w:val="ListParagraph"/>
        <w:rPr>
          <w:del w:id="287" w:author="Nishit Ruparelia" w:date="2023-12-18T08:16:00Z"/>
          <w:moveFrom w:id="288" w:author="Nishit Ruparelia" w:date="2023-12-18T07:29:00Z"/>
        </w:rPr>
      </w:pPr>
      <w:moveFromRangeStart w:id="289" w:author="Nishit Ruparelia" w:date="2023-12-18T07:29:00Z" w:name="move153776980"/>
      <w:moveFromRangeEnd w:id="278"/>
      <w:moveFrom w:id="290" w:author="Nishit Ruparelia" w:date="2023-12-18T07:29:00Z">
        <w:del w:id="291" w:author="Nishit Ruparelia" w:date="2023-12-18T08:16:00Z">
          <w:r w:rsidRPr="005F1598" w:rsidDel="00E90FD3">
            <w:delText>FEES AND PAYMENT</w:delText>
          </w:r>
        </w:del>
      </w:moveFrom>
    </w:p>
    <w:p w14:paraId="76474996" w14:textId="30076EC0" w:rsidR="00C444EF" w:rsidRPr="00C444EF" w:rsidDel="00E90FD3" w:rsidRDefault="005F1598" w:rsidP="00511028">
      <w:pPr>
        <w:pStyle w:val="ListParagraph"/>
        <w:rPr>
          <w:del w:id="292" w:author="Nishit Ruparelia" w:date="2023-12-18T08:16:00Z"/>
          <w:moveFrom w:id="293" w:author="Nishit Ruparelia" w:date="2023-12-18T07:29:00Z"/>
        </w:rPr>
      </w:pPr>
      <w:moveFrom w:id="294" w:author="Nishit Ruparelia" w:date="2023-12-18T07:29:00Z">
        <w:del w:id="295" w:author="Nishit Ruparelia" w:date="2023-12-18T08:16:00Z">
          <w:r w:rsidDel="00E90FD3">
            <w:delText xml:space="preserve">The </w:delText>
          </w:r>
          <w:r w:rsidR="00B9422A" w:rsidDel="00E90FD3">
            <w:delText xml:space="preserve">client </w:delText>
          </w:r>
          <w:r w:rsidDel="00E90FD3">
            <w:delText>agrees to pay NIMROD:</w:delText>
          </w:r>
        </w:del>
      </w:moveFrom>
    </w:p>
    <w:p w14:paraId="0CE010E2" w14:textId="128361E5" w:rsidR="00C444EF" w:rsidRPr="00C444EF" w:rsidDel="00E90FD3" w:rsidRDefault="00062E6E" w:rsidP="00511028">
      <w:pPr>
        <w:pStyle w:val="ListParagraph"/>
        <w:rPr>
          <w:del w:id="296" w:author="Nishit Ruparelia" w:date="2023-12-18T08:16:00Z"/>
          <w:moveFrom w:id="297" w:author="Nishit Ruparelia" w:date="2023-12-18T07:29:00Z"/>
        </w:rPr>
      </w:pPr>
      <w:moveFrom w:id="298" w:author="Nishit Ruparelia" w:date="2023-12-18T07:29:00Z">
        <w:del w:id="299" w:author="Nishit Ruparelia" w:date="2023-12-18T08:16:00Z">
          <w:r w:rsidRPr="00C444EF" w:rsidDel="00E90FD3">
            <w:delText xml:space="preserve">Annual </w:delText>
          </w:r>
          <w:r w:rsidR="00B537C1" w:rsidRPr="00C444EF" w:rsidDel="00E90FD3">
            <w:delText xml:space="preserve">Service charge for maintenance services </w:delText>
          </w:r>
        </w:del>
      </w:moveFrom>
    </w:p>
    <w:p w14:paraId="30380617" w14:textId="5E8298AD" w:rsidR="000223A3" w:rsidRPr="00C444EF" w:rsidDel="00E90FD3" w:rsidRDefault="000223A3" w:rsidP="00511028">
      <w:pPr>
        <w:pStyle w:val="ListParagraph"/>
        <w:rPr>
          <w:del w:id="300" w:author="Nishit Ruparelia" w:date="2023-12-18T08:16:00Z"/>
          <w:moveFrom w:id="301" w:author="Nishit Ruparelia" w:date="2023-12-18T07:29:00Z"/>
        </w:rPr>
      </w:pPr>
      <w:moveFrom w:id="302" w:author="Nishit Ruparelia" w:date="2023-12-18T07:29:00Z">
        <w:del w:id="303" w:author="Nishit Ruparelia" w:date="2023-12-18T08:16:00Z">
          <w:r w:rsidRPr="00C444EF" w:rsidDel="00E90FD3">
            <w:delText xml:space="preserve">Additional charges for refurbishment, replacement, installation, replacement parts, spares, refills, special services, emergency call-outs, late fees, storage fees, and disposal costs. </w:delText>
          </w:r>
        </w:del>
      </w:moveFrom>
    </w:p>
    <w:p w14:paraId="7A3CA4EA" w14:textId="43F1AE9D" w:rsidR="00B537C1" w:rsidDel="00E90FD3" w:rsidRDefault="00414FF7" w:rsidP="00511028">
      <w:pPr>
        <w:pStyle w:val="ListParagraph"/>
        <w:rPr>
          <w:del w:id="304" w:author="Nishit Ruparelia" w:date="2023-12-18T08:16:00Z"/>
          <w:moveFrom w:id="305" w:author="Nishit Ruparelia" w:date="2023-12-18T07:29:00Z"/>
        </w:rPr>
      </w:pPr>
      <w:moveFrom w:id="306" w:author="Nishit Ruparelia" w:date="2023-12-18T07:29:00Z">
        <w:del w:id="307" w:author="Nishit Ruparelia" w:date="2023-12-18T08:16:00Z">
          <w:r w:rsidRPr="00414FF7" w:rsidDel="00E90FD3">
            <w:delText xml:space="preserve">All fees and charges are subject to VAT. </w:delText>
          </w:r>
        </w:del>
      </w:moveFrom>
    </w:p>
    <w:p w14:paraId="7D57EE6D" w14:textId="29C49467" w:rsidR="00282C6E" w:rsidDel="00E90FD3" w:rsidRDefault="00282C6E" w:rsidP="00511028">
      <w:pPr>
        <w:pStyle w:val="ListParagraph"/>
        <w:rPr>
          <w:del w:id="308" w:author="Nishit Ruparelia" w:date="2023-12-18T08:16:00Z"/>
          <w:moveFrom w:id="309" w:author="Nishit Ruparelia" w:date="2023-12-18T07:29:00Z"/>
        </w:rPr>
      </w:pPr>
    </w:p>
    <w:moveFromRangeEnd w:id="289"/>
    <w:p w14:paraId="19A741FE" w14:textId="6D9568E9" w:rsidR="000223A3" w:rsidDel="00E90FD3" w:rsidRDefault="00282C6E" w:rsidP="00511028">
      <w:pPr>
        <w:pStyle w:val="ListParagraph"/>
        <w:rPr>
          <w:del w:id="310" w:author="Nishit Ruparelia" w:date="2023-12-18T08:16:00Z"/>
        </w:rPr>
      </w:pPr>
      <w:del w:id="311" w:author="Nishit Ruparelia" w:date="2023-12-18T08:16:00Z">
        <w:r w:rsidRPr="00282C6E" w:rsidDel="00E90FD3">
          <w:delText>PRICE ADJUSTMENTS</w:delText>
        </w:r>
      </w:del>
    </w:p>
    <w:p w14:paraId="1C2BDE8E" w14:textId="179D7807" w:rsidR="0001771E" w:rsidRPr="000223A3" w:rsidDel="00522FE5" w:rsidRDefault="00282C6E" w:rsidP="00511028">
      <w:pPr>
        <w:pStyle w:val="ListParagraph"/>
        <w:rPr>
          <w:del w:id="312" w:author="Nishit Ruparelia" w:date="2023-12-18T08:14:00Z"/>
        </w:rPr>
      </w:pPr>
      <w:del w:id="313" w:author="Nishit Ruparelia" w:date="2023-12-18T08:14:00Z">
        <w:r w:rsidDel="00522FE5">
          <w:delText xml:space="preserve">NIMROD </w:delText>
        </w:r>
        <w:r w:rsidRPr="00282C6E" w:rsidDel="00522FE5">
          <w:delText xml:space="preserve">reserves the right to </w:delText>
        </w:r>
        <w:r w:rsidDel="00522FE5">
          <w:delText>review maintenance charges and adjust prices annually</w:delText>
        </w:r>
        <w:r w:rsidR="000223A3" w:rsidDel="00522FE5">
          <w:delText xml:space="preserve">. Proposed </w:delText>
        </w:r>
        <w:r w:rsidRPr="00282C6E" w:rsidDel="00522FE5">
          <w:delText xml:space="preserve">adjustments shall be communicated in writing at least </w:delText>
        </w:r>
        <w:r w:rsidDel="00522FE5">
          <w:delText>15/</w:delText>
        </w:r>
        <w:r w:rsidRPr="00282C6E" w:rsidDel="00522FE5">
          <w:delText>30 days prior to the effective date</w:delText>
        </w:r>
        <w:r w:rsidR="000223A3" w:rsidDel="00522FE5">
          <w:delText>.</w:delText>
        </w:r>
      </w:del>
    </w:p>
    <w:p w14:paraId="3D0D21BB" w14:textId="0F125DF1" w:rsidR="000223A3" w:rsidDel="00522FE5" w:rsidRDefault="000223A3" w:rsidP="00511028">
      <w:pPr>
        <w:pStyle w:val="ListParagraph"/>
        <w:rPr>
          <w:del w:id="314" w:author="Nishit Ruparelia" w:date="2023-12-18T08:14:00Z"/>
        </w:rPr>
      </w:pPr>
    </w:p>
    <w:p w14:paraId="469A4133" w14:textId="6131A0EF" w:rsidR="0001771E" w:rsidDel="00522FE5" w:rsidRDefault="0001771E" w:rsidP="00511028">
      <w:pPr>
        <w:pStyle w:val="ListParagraph"/>
        <w:rPr>
          <w:del w:id="315" w:author="Nishit Ruparelia" w:date="2023-12-18T08:13:00Z"/>
        </w:rPr>
      </w:pPr>
      <w:del w:id="316" w:author="Nishit Ruparelia" w:date="2023-12-18T08:13:00Z">
        <w:r w:rsidDel="00522FE5">
          <w:delText>CANCELLATION POLICY</w:delText>
        </w:r>
        <w:r w:rsidR="00DF1597" w:rsidDel="00522FE5">
          <w:delText xml:space="preserve"> AND ADMINISTRATION FEES</w:delText>
        </w:r>
      </w:del>
    </w:p>
    <w:p w14:paraId="5A441260" w14:textId="15F1CF49" w:rsidR="000223A3" w:rsidRPr="00522FE5" w:rsidDel="00522FE5" w:rsidRDefault="0001771E" w:rsidP="00511028">
      <w:pPr>
        <w:pStyle w:val="ListParagraph"/>
        <w:rPr>
          <w:del w:id="317" w:author="Nishit Ruparelia" w:date="2023-12-18T08:13:00Z"/>
          <w:color w:val="FF0000"/>
          <w:rPrChange w:id="318" w:author="Nishit Ruparelia" w:date="2023-12-18T08:12:00Z">
            <w:rPr>
              <w:del w:id="319" w:author="Nishit Ruparelia" w:date="2023-12-18T08:13:00Z"/>
              <w:b/>
              <w:bCs/>
            </w:rPr>
          </w:rPrChange>
        </w:rPr>
      </w:pPr>
      <w:del w:id="320" w:author="Nishit Ruparelia" w:date="2023-12-18T08:13:00Z">
        <w:r w:rsidRPr="00522FE5" w:rsidDel="00522FE5">
          <w:rPr>
            <w:color w:val="FF0000"/>
            <w:rPrChange w:id="321" w:author="Nishit Ruparelia" w:date="2023-12-18T08:12:00Z">
              <w:rPr/>
            </w:rPrChange>
          </w:rPr>
          <w:delText xml:space="preserve">If </w:delText>
        </w:r>
        <w:r w:rsidR="00C444EF" w:rsidRPr="00522FE5" w:rsidDel="00522FE5">
          <w:rPr>
            <w:color w:val="FF0000"/>
            <w:rPrChange w:id="322" w:author="Nishit Ruparelia" w:date="2023-12-18T08:12:00Z">
              <w:rPr/>
            </w:rPrChange>
          </w:rPr>
          <w:delText>a</w:delText>
        </w:r>
        <w:r w:rsidRPr="00522FE5" w:rsidDel="00522FE5">
          <w:rPr>
            <w:color w:val="FF0000"/>
            <w:rPrChange w:id="323" w:author="Nishit Ruparelia" w:date="2023-12-18T08:12:00Z">
              <w:rPr/>
            </w:rPrChange>
          </w:rPr>
          <w:delText xml:space="preserve"> client cancels a scheduled </w:delText>
        </w:r>
        <w:r w:rsidR="006813D4" w:rsidRPr="00522FE5" w:rsidDel="00522FE5">
          <w:rPr>
            <w:color w:val="FF0000"/>
            <w:rPrChange w:id="324" w:author="Nishit Ruparelia" w:date="2023-12-18T08:12:00Z">
              <w:rPr/>
            </w:rPrChange>
          </w:rPr>
          <w:delText>service</w:delText>
        </w:r>
        <w:r w:rsidRPr="00522FE5" w:rsidDel="00522FE5">
          <w:rPr>
            <w:color w:val="FF0000"/>
            <w:rPrChange w:id="325" w:author="Nishit Ruparelia" w:date="2023-12-18T08:12:00Z">
              <w:rPr/>
            </w:rPrChange>
          </w:rPr>
          <w:delText xml:space="preserve"> with less than </w:delText>
        </w:r>
        <w:r w:rsidR="00365881" w:rsidRPr="00522FE5" w:rsidDel="00522FE5">
          <w:rPr>
            <w:color w:val="FF0000"/>
            <w:rPrChange w:id="326" w:author="Nishit Ruparelia" w:date="2023-12-18T08:12:00Z">
              <w:rPr/>
            </w:rPrChange>
          </w:rPr>
          <w:delText xml:space="preserve">1 </w:delText>
        </w:r>
        <w:r w:rsidRPr="00522FE5" w:rsidDel="00522FE5">
          <w:rPr>
            <w:color w:val="FF0000"/>
            <w:rPrChange w:id="327" w:author="Nishit Ruparelia" w:date="2023-12-18T08:12:00Z">
              <w:rPr/>
            </w:rPrChange>
          </w:rPr>
          <w:delText>day</w:delText>
        </w:r>
        <w:r w:rsidR="000223A3" w:rsidRPr="00522FE5" w:rsidDel="00522FE5">
          <w:rPr>
            <w:color w:val="FF0000"/>
            <w:rPrChange w:id="328" w:author="Nishit Ruparelia" w:date="2023-12-18T08:12:00Z">
              <w:rPr/>
            </w:rPrChange>
          </w:rPr>
          <w:delText>’s</w:delText>
        </w:r>
        <w:r w:rsidRPr="00522FE5" w:rsidDel="00522FE5">
          <w:rPr>
            <w:color w:val="FF0000"/>
            <w:rPrChange w:id="329" w:author="Nishit Ruparelia" w:date="2023-12-18T08:12:00Z">
              <w:rPr/>
            </w:rPrChange>
          </w:rPr>
          <w:delText xml:space="preserve"> notice, </w:delText>
        </w:r>
      </w:del>
      <w:del w:id="330" w:author="Nishit Ruparelia" w:date="2023-12-18T08:11:00Z">
        <w:r w:rsidR="000223A3" w:rsidRPr="00522FE5" w:rsidDel="00522FE5">
          <w:rPr>
            <w:color w:val="FF0000"/>
            <w:rPrChange w:id="331" w:author="Nishit Ruparelia" w:date="2023-12-18T08:12:00Z">
              <w:rPr/>
            </w:rPrChange>
          </w:rPr>
          <w:delText>they are</w:delText>
        </w:r>
        <w:r w:rsidRPr="00522FE5" w:rsidDel="00522FE5">
          <w:rPr>
            <w:color w:val="FF0000"/>
            <w:rPrChange w:id="332" w:author="Nishit Ruparelia" w:date="2023-12-18T08:12:00Z">
              <w:rPr/>
            </w:rPrChange>
          </w:rPr>
          <w:delText xml:space="preserve"> responsible for </w:delText>
        </w:r>
        <w:r w:rsidR="00365881" w:rsidRPr="00522FE5" w:rsidDel="00522FE5">
          <w:rPr>
            <w:color w:val="FF0000"/>
            <w:rPrChange w:id="333" w:author="Nishit Ruparelia" w:date="2023-12-18T08:12:00Z">
              <w:rPr/>
            </w:rPrChange>
          </w:rPr>
          <w:delText xml:space="preserve">100% </w:delText>
        </w:r>
        <w:r w:rsidRPr="00522FE5" w:rsidDel="00522FE5">
          <w:rPr>
            <w:color w:val="FF0000"/>
            <w:rPrChange w:id="334" w:author="Nishit Ruparelia" w:date="2023-12-18T08:12:00Z">
              <w:rPr/>
            </w:rPrChange>
          </w:rPr>
          <w:delText>of the</w:delText>
        </w:r>
        <w:r w:rsidR="000223A3" w:rsidRPr="00522FE5" w:rsidDel="00522FE5">
          <w:rPr>
            <w:color w:val="FF0000"/>
            <w:rPrChange w:id="335" w:author="Nishit Ruparelia" w:date="2023-12-18T08:12:00Z">
              <w:rPr/>
            </w:rPrChange>
          </w:rPr>
          <w:delText xml:space="preserve"> fee</w:delText>
        </w:r>
        <w:r w:rsidRPr="00522FE5" w:rsidDel="00522FE5">
          <w:rPr>
            <w:color w:val="FF0000"/>
            <w:rPrChange w:id="336" w:author="Nishit Ruparelia" w:date="2023-12-18T08:12:00Z">
              <w:rPr/>
            </w:rPrChange>
          </w:rPr>
          <w:delText xml:space="preserve">. </w:delText>
        </w:r>
      </w:del>
    </w:p>
    <w:p w14:paraId="5C3588CD" w14:textId="3FDB8EF2" w:rsidR="000223A3" w:rsidRPr="00522FE5" w:rsidDel="00522FE5" w:rsidRDefault="00D1458A" w:rsidP="00511028">
      <w:pPr>
        <w:pStyle w:val="ListParagraph"/>
        <w:rPr>
          <w:del w:id="337" w:author="Nishit Ruparelia" w:date="2023-12-18T08:13:00Z"/>
          <w:color w:val="FF0000"/>
          <w:rPrChange w:id="338" w:author="Nishit Ruparelia" w:date="2023-12-18T08:12:00Z">
            <w:rPr>
              <w:del w:id="339" w:author="Nishit Ruparelia" w:date="2023-12-18T08:13:00Z"/>
              <w:b/>
              <w:bCs/>
            </w:rPr>
          </w:rPrChange>
        </w:rPr>
      </w:pPr>
      <w:del w:id="340" w:author="Nishit Ruparelia" w:date="2023-12-18T08:13:00Z">
        <w:r w:rsidRPr="00522FE5" w:rsidDel="00522FE5">
          <w:rPr>
            <w:color w:val="FF0000"/>
            <w:rPrChange w:id="341" w:author="Nishit Ruparelia" w:date="2023-12-18T08:12:00Z">
              <w:rPr/>
            </w:rPrChange>
          </w:rPr>
          <w:delText>Service a</w:delText>
        </w:r>
        <w:r w:rsidR="00365881" w:rsidRPr="00522FE5" w:rsidDel="00522FE5">
          <w:rPr>
            <w:color w:val="FF0000"/>
            <w:rPrChange w:id="342" w:author="Nishit Ruparelia" w:date="2023-12-18T08:12:00Z">
              <w:rPr/>
            </w:rPrChange>
          </w:rPr>
          <w:delText>ppointments made on the day of service are ineligible for cancellations or refunds.</w:delText>
        </w:r>
      </w:del>
    </w:p>
    <w:p w14:paraId="55130C1D" w14:textId="19CC4CBC" w:rsidR="000223A3" w:rsidRPr="000223A3" w:rsidDel="00522FE5" w:rsidRDefault="00DF1597" w:rsidP="00511028">
      <w:pPr>
        <w:pStyle w:val="ListParagraph"/>
        <w:rPr>
          <w:del w:id="343" w:author="Nishit Ruparelia" w:date="2023-12-18T08:13:00Z"/>
        </w:rPr>
      </w:pPr>
      <w:del w:id="344" w:author="Nishit Ruparelia" w:date="2023-12-18T08:13:00Z">
        <w:r w:rsidRPr="000223A3" w:rsidDel="00522FE5">
          <w:rPr>
            <w:rFonts w:ascii="Segoe UI" w:hAnsi="Segoe UI" w:cs="Segoe UI"/>
            <w:color w:val="374151"/>
          </w:rPr>
          <w:delText>I</w:delText>
        </w:r>
        <w:r w:rsidRPr="00DF1597" w:rsidDel="00522FE5">
          <w:delText xml:space="preserve">f the client denies access to the premises or service cannot be carried out </w:delText>
        </w:r>
        <w:r w:rsidR="000223A3" w:rsidDel="00522FE5">
          <w:delText>due to circumstances beyond NIMROD’s control</w:delText>
        </w:r>
        <w:r w:rsidRPr="00DF1597" w:rsidDel="00522FE5">
          <w:delText>, it will be deemed that NIMROD has met the service obligation under this contract</w:delText>
        </w:r>
        <w:r w:rsidR="00D1458A" w:rsidDel="00522FE5">
          <w:delText>.</w:delText>
        </w:r>
      </w:del>
    </w:p>
    <w:p w14:paraId="4291B268" w14:textId="12900CC5" w:rsidR="00365881" w:rsidRPr="00572541" w:rsidDel="00522FE5" w:rsidRDefault="00DF1597" w:rsidP="00511028">
      <w:pPr>
        <w:pStyle w:val="ListParagraph"/>
        <w:rPr>
          <w:del w:id="345" w:author="Nishit Ruparelia" w:date="2023-12-18T08:13:00Z"/>
        </w:rPr>
      </w:pPr>
      <w:del w:id="346" w:author="Nishit Ruparelia" w:date="2023-12-18T08:13:00Z">
        <w:r w:rsidRPr="00DF1597" w:rsidDel="00522FE5">
          <w:delText xml:space="preserve">An administration fee </w:delText>
        </w:r>
        <w:r w:rsidRPr="00017CB1" w:rsidDel="00522FE5">
          <w:rPr>
            <w:color w:val="FF0000"/>
          </w:rPr>
          <w:delText xml:space="preserve">of </w:delText>
        </w:r>
      </w:del>
      <w:del w:id="347" w:author="Nishit Ruparelia" w:date="2023-12-18T08:12:00Z">
        <w:r w:rsidRPr="00017CB1" w:rsidDel="00522FE5">
          <w:rPr>
            <w:color w:val="FF0000"/>
          </w:rPr>
          <w:delText>2</w:delText>
        </w:r>
      </w:del>
      <w:del w:id="348" w:author="Nishit Ruparelia" w:date="2023-12-18T08:13:00Z">
        <w:r w:rsidRPr="00017CB1" w:rsidDel="00522FE5">
          <w:rPr>
            <w:color w:val="FF0000"/>
          </w:rPr>
          <w:delText xml:space="preserve">000/- + VAT will </w:delText>
        </w:r>
        <w:r w:rsidRPr="00DF1597" w:rsidDel="00522FE5">
          <w:delText>apply for any reschedules</w:delText>
        </w:r>
        <w:r w:rsidR="000223A3" w:rsidDel="00522FE5">
          <w:delText xml:space="preserve"> or special </w:delText>
        </w:r>
        <w:r w:rsidRPr="00DF1597" w:rsidDel="00522FE5">
          <w:delText>arrangements</w:delText>
        </w:r>
        <w:r w:rsidR="00D1458A" w:rsidDel="00522FE5">
          <w:delText>.</w:delText>
        </w:r>
      </w:del>
    </w:p>
    <w:p w14:paraId="65DB771B" w14:textId="17E6B399" w:rsidR="00572541" w:rsidRPr="000223A3" w:rsidDel="00E90FD3" w:rsidRDefault="00572541" w:rsidP="00511028">
      <w:pPr>
        <w:pStyle w:val="ListParagraph"/>
        <w:rPr>
          <w:del w:id="349" w:author="Nishit Ruparelia" w:date="2023-12-18T08:16:00Z"/>
        </w:rPr>
      </w:pPr>
    </w:p>
    <w:p w14:paraId="42EE6EE3" w14:textId="69623056" w:rsidR="000223A3" w:rsidRPr="000223A3" w:rsidDel="00E90FD3" w:rsidRDefault="000223A3" w:rsidP="00511028">
      <w:pPr>
        <w:pStyle w:val="ListParagraph"/>
        <w:rPr>
          <w:del w:id="350" w:author="Nishit Ruparelia" w:date="2023-12-18T08:16:00Z"/>
        </w:rPr>
      </w:pPr>
    </w:p>
    <w:p w14:paraId="53A6D326" w14:textId="23DB0FE1" w:rsidR="000223A3" w:rsidDel="00194361" w:rsidRDefault="00365881" w:rsidP="00511028">
      <w:pPr>
        <w:pStyle w:val="ListParagraph"/>
        <w:rPr>
          <w:del w:id="351" w:author="Nishit Ruparelia" w:date="2023-12-18T07:35:00Z"/>
        </w:rPr>
      </w:pPr>
      <w:del w:id="352" w:author="Nishit Ruparelia" w:date="2023-12-18T07:35:00Z">
        <w:r w:rsidRPr="00365881" w:rsidDel="00194361">
          <w:delText>INFORMATION DISCREPANCIES</w:delText>
        </w:r>
      </w:del>
    </w:p>
    <w:p w14:paraId="2612BD87" w14:textId="641CE8BD" w:rsidR="000223A3" w:rsidRPr="004B0D2A" w:rsidDel="004B0D2A" w:rsidRDefault="000223A3" w:rsidP="00511028">
      <w:pPr>
        <w:pStyle w:val="ListParagraph"/>
        <w:rPr>
          <w:del w:id="353" w:author="Nishit Ruparelia" w:date="2023-12-11T10:13:00Z"/>
        </w:rPr>
      </w:pPr>
      <w:del w:id="354" w:author="Nishit Ruparelia" w:date="2023-12-18T07:35:00Z">
        <w:r w:rsidDel="00194361">
          <w:delText xml:space="preserve">NIMROD reserves the right to adjust the services and charges if it discovers </w:delText>
        </w:r>
        <w:r w:rsidR="00365881" w:rsidRPr="00365881" w:rsidDel="00194361">
          <w:delText xml:space="preserve">discrepancies in the information provided by the client that </w:delText>
        </w:r>
        <w:r w:rsidDel="00194361">
          <w:delText>affect</w:delText>
        </w:r>
        <w:r w:rsidR="00365881" w:rsidRPr="00365881" w:rsidDel="00194361">
          <w:delText xml:space="preserve"> the scope or nature of the services</w:delText>
        </w:r>
      </w:del>
      <w:ins w:id="355" w:author="Rishi Ruparelia (CTR)" w:date="2023-12-09T14:48:00Z">
        <w:del w:id="356" w:author="Nishit Ruparelia" w:date="2023-12-11T10:12:00Z">
          <w:r w:rsidR="00820109" w:rsidDel="004B0D2A">
            <w:delText xml:space="preserve"> </w:delText>
          </w:r>
        </w:del>
        <w:del w:id="357" w:author="Nishit Ruparelia" w:date="2023-12-11T10:13:00Z">
          <w:r w:rsidR="00820109" w:rsidRPr="004B0D2A" w:rsidDel="004B0D2A">
            <w:rPr>
              <w:color w:val="0070C0"/>
              <w:rPrChange w:id="358" w:author="Nishit Ruparelia" w:date="2023-12-11T10:12:00Z">
                <w:rPr/>
              </w:rPrChange>
            </w:rPr>
            <w:delText>[Should we add a clause to state that in this event the client acce</w:delText>
          </w:r>
        </w:del>
      </w:ins>
      <w:ins w:id="359" w:author="Rishi Ruparelia (CTR)" w:date="2023-12-09T14:49:00Z">
        <w:del w:id="360" w:author="Nishit Ruparelia" w:date="2023-12-11T10:13:00Z">
          <w:r w:rsidR="00820109" w:rsidRPr="004B0D2A" w:rsidDel="004B0D2A">
            <w:rPr>
              <w:color w:val="0070C0"/>
              <w:rPrChange w:id="361" w:author="Nishit Ruparelia" w:date="2023-12-11T10:12:00Z">
                <w:rPr/>
              </w:rPrChange>
            </w:rPr>
            <w:delText xml:space="preserve">pts to pay </w:delText>
          </w:r>
        </w:del>
      </w:ins>
      <w:ins w:id="362" w:author="Rishi Ruparelia (CTR)" w:date="2023-12-09T14:48:00Z">
        <w:del w:id="363" w:author="Nishit Ruparelia" w:date="2023-12-11T10:13:00Z">
          <w:r w:rsidR="00820109" w:rsidRPr="004B0D2A" w:rsidDel="004B0D2A">
            <w:rPr>
              <w:color w:val="0070C0"/>
              <w:rPrChange w:id="364" w:author="Nishit Ruparelia" w:date="2023-12-11T10:12:00Z">
                <w:rPr/>
              </w:rPrChange>
            </w:rPr>
            <w:delText xml:space="preserve">additional charges </w:delText>
          </w:r>
        </w:del>
      </w:ins>
      <w:ins w:id="365" w:author="Rishi Ruparelia (CTR)" w:date="2023-12-09T14:49:00Z">
        <w:del w:id="366" w:author="Nishit Ruparelia" w:date="2023-12-11T10:13:00Z">
          <w:r w:rsidR="00820109" w:rsidRPr="004B0D2A" w:rsidDel="004B0D2A">
            <w:rPr>
              <w:color w:val="0070C0"/>
              <w:rPrChange w:id="367" w:author="Nishit Ruparelia" w:date="2023-12-11T10:12:00Z">
                <w:rPr/>
              </w:rPrChange>
            </w:rPr>
            <w:delText>due to the updates made on site by NIMROD service staff]</w:delText>
          </w:r>
        </w:del>
      </w:ins>
    </w:p>
    <w:p w14:paraId="007D9A1A" w14:textId="24DB4785" w:rsidR="000223A3" w:rsidRPr="000223A3" w:rsidDel="00194361" w:rsidRDefault="00365881" w:rsidP="00511028">
      <w:pPr>
        <w:pStyle w:val="ListParagraph"/>
        <w:rPr>
          <w:del w:id="368" w:author="Nishit Ruparelia" w:date="2023-12-18T07:35:00Z"/>
        </w:rPr>
      </w:pPr>
      <w:del w:id="369" w:author="Nishit Ruparelia" w:date="2023-12-18T07:35:00Z">
        <w:r w:rsidRPr="00365881" w:rsidDel="00194361">
          <w:delText xml:space="preserve">The client agrees to promptly provide accurate and updated information </w:delText>
        </w:r>
      </w:del>
    </w:p>
    <w:p w14:paraId="7F0D55AF" w14:textId="2646CBE3" w:rsidR="00414FF7" w:rsidRPr="00414FF7" w:rsidDel="00E90FD3" w:rsidRDefault="00414FF7">
      <w:pPr>
        <w:pStyle w:val="ListParagraph"/>
        <w:numPr>
          <w:ilvl w:val="0"/>
          <w:numId w:val="1"/>
        </w:numPr>
        <w:spacing w:before="120" w:line="19" w:lineRule="atLeast"/>
        <w:ind w:left="709" w:hanging="567"/>
        <w:jc w:val="both"/>
        <w:rPr>
          <w:del w:id="370" w:author="Nishit Ruparelia" w:date="2023-12-18T08:18:00Z"/>
          <w:b/>
          <w:bCs/>
        </w:rPr>
      </w:pPr>
      <w:del w:id="371" w:author="Nishit Ruparelia" w:date="2023-12-18T08:18:00Z">
        <w:r w:rsidRPr="00414FF7" w:rsidDel="00E90FD3">
          <w:rPr>
            <w:b/>
            <w:bCs/>
          </w:rPr>
          <w:delText>TERMINATION</w:delText>
        </w:r>
      </w:del>
    </w:p>
    <w:p w14:paraId="58C3E560" w14:textId="0EBF3414" w:rsidR="000223A3" w:rsidDel="00E90FD3" w:rsidRDefault="00414FF7">
      <w:pPr>
        <w:pStyle w:val="ListParagraph"/>
        <w:numPr>
          <w:ilvl w:val="1"/>
          <w:numId w:val="13"/>
        </w:numPr>
        <w:spacing w:before="120" w:line="19" w:lineRule="atLeast"/>
        <w:ind w:left="709" w:hanging="567"/>
        <w:jc w:val="both"/>
        <w:rPr>
          <w:del w:id="372" w:author="Nishit Ruparelia" w:date="2023-12-18T08:18:00Z"/>
        </w:rPr>
      </w:pPr>
      <w:del w:id="373" w:author="Nishit Ruparelia" w:date="2023-12-18T08:18:00Z">
        <w:r w:rsidRPr="000B0243" w:rsidDel="00E90FD3">
          <w:delText xml:space="preserve">Either party may terminate this </w:delText>
        </w:r>
        <w:r w:rsidR="000223A3" w:rsidDel="00E90FD3">
          <w:delText>contract</w:delText>
        </w:r>
        <w:r w:rsidRPr="000B0243" w:rsidDel="00E90FD3">
          <w:delText xml:space="preserve"> </w:delText>
        </w:r>
        <w:r w:rsidR="00DD789A" w:rsidRPr="000B0243" w:rsidDel="00E90FD3">
          <w:delText>with thirty</w:delText>
        </w:r>
        <w:r w:rsidR="006C258B" w:rsidRPr="000B0243" w:rsidDel="00E90FD3">
          <w:delText xml:space="preserve"> (30)</w:delText>
        </w:r>
        <w:r w:rsidR="00DD789A" w:rsidRPr="000B0243" w:rsidDel="00E90FD3">
          <w:delText xml:space="preserve"> </w:delText>
        </w:r>
        <w:r w:rsidR="00F764FB" w:rsidRPr="000B0243" w:rsidDel="00E90FD3">
          <w:delText xml:space="preserve">days </w:delText>
        </w:r>
        <w:r w:rsidR="006C258B" w:rsidRPr="000B0243" w:rsidDel="00E90FD3">
          <w:delText xml:space="preserve">written </w:delText>
        </w:r>
        <w:r w:rsidRPr="000B0243" w:rsidDel="00E90FD3">
          <w:delText xml:space="preserve">notice if the other party fails to perform its obligations under this contract. </w:delText>
        </w:r>
      </w:del>
    </w:p>
    <w:p w14:paraId="75E3F431" w14:textId="75A06BB1" w:rsidR="000223A3" w:rsidDel="00E90FD3" w:rsidRDefault="00877542">
      <w:pPr>
        <w:pStyle w:val="ListParagraph"/>
        <w:numPr>
          <w:ilvl w:val="1"/>
          <w:numId w:val="13"/>
        </w:numPr>
        <w:spacing w:before="120" w:line="19" w:lineRule="atLeast"/>
        <w:ind w:left="709" w:hanging="567"/>
        <w:jc w:val="both"/>
        <w:rPr>
          <w:del w:id="374" w:author="Nishit Ruparelia" w:date="2023-12-18T08:18:00Z"/>
        </w:rPr>
      </w:pPr>
      <w:del w:id="375" w:author="Nishit Ruparelia" w:date="2023-12-18T08:18:00Z">
        <w:r w:rsidRPr="000B0243" w:rsidDel="00E90FD3">
          <w:delText xml:space="preserve">In </w:delText>
        </w:r>
        <w:r w:rsidR="000223A3" w:rsidDel="00E90FD3">
          <w:delText xml:space="preserve">the event of a </w:delText>
        </w:r>
        <w:r w:rsidRPr="000B0243" w:rsidDel="00E90FD3">
          <w:delText>termination, the service charge is non-refundable and any outstanding dues must be cleared</w:delText>
        </w:r>
        <w:r w:rsidR="000223A3" w:rsidDel="00E90FD3">
          <w:delText>.</w:delText>
        </w:r>
      </w:del>
    </w:p>
    <w:p w14:paraId="50FC2630" w14:textId="030991DC" w:rsidR="00414FF7" w:rsidDel="00E90FD3" w:rsidRDefault="000223A3">
      <w:pPr>
        <w:pStyle w:val="ListParagraph"/>
        <w:numPr>
          <w:ilvl w:val="1"/>
          <w:numId w:val="13"/>
        </w:numPr>
        <w:spacing w:before="120" w:line="19" w:lineRule="atLeast"/>
        <w:ind w:left="709" w:hanging="567"/>
        <w:jc w:val="both"/>
        <w:rPr>
          <w:del w:id="376" w:author="Nishit Ruparelia" w:date="2023-12-18T08:18:00Z"/>
        </w:rPr>
      </w:pPr>
      <w:del w:id="377" w:author="Nishit Ruparelia" w:date="2023-12-18T08:18:00Z">
        <w:r w:rsidDel="00E90FD3">
          <w:delText xml:space="preserve">NIMROD may curtail further services in the event of non-payment within 30 days </w:delText>
        </w:r>
        <w:r w:rsidR="00DF1597" w:rsidRPr="00DF1597" w:rsidDel="00E90FD3">
          <w:delText>from the date of the invoice</w:delText>
        </w:r>
        <w:r w:rsidDel="00E90FD3">
          <w:delText xml:space="preserve">, with interest charged </w:delText>
        </w:r>
        <w:r w:rsidRPr="004B0D2A" w:rsidDel="00E90FD3">
          <w:delText xml:space="preserve">at </w:delText>
        </w:r>
        <w:r w:rsidR="00DF1597" w:rsidRPr="004B0D2A" w:rsidDel="00E90FD3">
          <w:delText xml:space="preserve">3% per month on </w:delText>
        </w:r>
        <w:r w:rsidR="00DF1597" w:rsidRPr="00DF1597" w:rsidDel="00E90FD3">
          <w:delText xml:space="preserve">overdue amounts </w:delText>
        </w:r>
      </w:del>
    </w:p>
    <w:p w14:paraId="01E41A4D" w14:textId="653F64A3" w:rsidR="00333270" w:rsidDel="00194361" w:rsidRDefault="00414FF7">
      <w:pPr>
        <w:pStyle w:val="ListParagraph"/>
        <w:numPr>
          <w:ilvl w:val="0"/>
          <w:numId w:val="1"/>
        </w:numPr>
        <w:spacing w:before="120" w:line="19" w:lineRule="atLeast"/>
        <w:ind w:left="709" w:hanging="567"/>
        <w:jc w:val="both"/>
        <w:rPr>
          <w:del w:id="378" w:author="Nishit Ruparelia" w:date="2023-12-18T07:42:00Z"/>
          <w:b/>
          <w:bCs/>
        </w:rPr>
      </w:pPr>
      <w:del w:id="379" w:author="Nishit Ruparelia" w:date="2023-12-18T07:42:00Z">
        <w:r w:rsidDel="00194361">
          <w:rPr>
            <w:b/>
            <w:bCs/>
          </w:rPr>
          <w:delText>LIABILITY</w:delText>
        </w:r>
      </w:del>
    </w:p>
    <w:p w14:paraId="1182E8F6" w14:textId="271ED69F" w:rsidR="00333270" w:rsidRPr="00017CB1" w:rsidDel="00194361" w:rsidRDefault="00333270">
      <w:pPr>
        <w:pStyle w:val="ListParagraph"/>
        <w:numPr>
          <w:ilvl w:val="1"/>
          <w:numId w:val="14"/>
        </w:numPr>
        <w:spacing w:before="120" w:line="19" w:lineRule="atLeast"/>
        <w:ind w:left="709" w:hanging="567"/>
        <w:jc w:val="both"/>
        <w:rPr>
          <w:del w:id="380" w:author="Nishit Ruparelia" w:date="2023-12-18T07:42:00Z"/>
          <w:b/>
          <w:bCs/>
        </w:rPr>
      </w:pPr>
      <w:del w:id="381" w:author="Nishit Ruparelia" w:date="2023-12-18T07:42:00Z">
        <w:r w:rsidRPr="00333270" w:rsidDel="00194361">
          <w:delText xml:space="preserve">NIMROD </w:delText>
        </w:r>
        <w:r w:rsidR="00017CB1" w:rsidDel="00194361">
          <w:delText xml:space="preserve">is </w:delText>
        </w:r>
        <w:r w:rsidRPr="00333270" w:rsidDel="00194361">
          <w:delText>not liable for any loss, damage, injury, or death arising out of the use or malfunction of the fire equipment, or any damage to the client's premises, property, or equipment, except to the extent caused by the gross negligence or willful misconduct of NIMROD or its employees.</w:delText>
        </w:r>
      </w:del>
    </w:p>
    <w:p w14:paraId="0D1E7CF9" w14:textId="2BEBC21C" w:rsidR="00017CB1" w:rsidRPr="00017CB1" w:rsidDel="00194361" w:rsidRDefault="00333270">
      <w:pPr>
        <w:pStyle w:val="ListParagraph"/>
        <w:numPr>
          <w:ilvl w:val="1"/>
          <w:numId w:val="14"/>
        </w:numPr>
        <w:spacing w:before="120" w:line="19" w:lineRule="atLeast"/>
        <w:ind w:left="709" w:hanging="567"/>
        <w:jc w:val="both"/>
        <w:rPr>
          <w:del w:id="382" w:author="Nishit Ruparelia" w:date="2023-12-18T07:42:00Z"/>
          <w:b/>
          <w:bCs/>
        </w:rPr>
      </w:pPr>
      <w:del w:id="383" w:author="Nishit Ruparelia" w:date="2023-12-18T07:42:00Z">
        <w:r w:rsidRPr="00333270" w:rsidDel="00194361">
          <w:delText xml:space="preserve">The </w:delText>
        </w:r>
      </w:del>
      <w:del w:id="384" w:author="Nishit Ruparelia" w:date="2023-12-11T09:45:00Z">
        <w:r w:rsidRPr="00333270" w:rsidDel="00B9422A">
          <w:delText xml:space="preserve">customer </w:delText>
        </w:r>
      </w:del>
      <w:del w:id="385" w:author="Nishit Ruparelia" w:date="2023-12-18T07:42:00Z">
        <w:r w:rsidRPr="00333270" w:rsidDel="00194361">
          <w:delText>indemnif</w:delText>
        </w:r>
        <w:r w:rsidR="00017CB1" w:rsidDel="00194361">
          <w:delText xml:space="preserve">ies NIMROD for </w:delText>
        </w:r>
        <w:r w:rsidRPr="00333270" w:rsidDel="00194361">
          <w:delText xml:space="preserve">claims, damages, or liabilities arising out of </w:delText>
        </w:r>
        <w:r w:rsidR="00017CB1" w:rsidDel="00194361">
          <w:delText>equipment use or premises and equipment damage</w:delText>
        </w:r>
      </w:del>
    </w:p>
    <w:p w14:paraId="4FC9A7DF" w14:textId="4128E803" w:rsidR="00DF1597" w:rsidRPr="00DF1597" w:rsidDel="00462F8F" w:rsidRDefault="00DF1597" w:rsidP="00F57F12">
      <w:pPr>
        <w:pStyle w:val="ListParagraph"/>
        <w:spacing w:before="120" w:line="19" w:lineRule="atLeast"/>
        <w:ind w:left="709" w:hanging="567"/>
        <w:jc w:val="both"/>
        <w:rPr>
          <w:del w:id="386" w:author="Nishit Ruparelia" w:date="2023-12-18T08:26:00Z"/>
          <w:b/>
          <w:bCs/>
        </w:rPr>
      </w:pPr>
    </w:p>
    <w:p w14:paraId="16593659" w14:textId="12DDF26E" w:rsidR="00017CB1" w:rsidDel="00E90FD3" w:rsidRDefault="00DD789A">
      <w:pPr>
        <w:pStyle w:val="ListParagraph"/>
        <w:numPr>
          <w:ilvl w:val="0"/>
          <w:numId w:val="1"/>
        </w:numPr>
        <w:spacing w:before="120" w:line="19" w:lineRule="atLeast"/>
        <w:ind w:left="709" w:hanging="567"/>
        <w:jc w:val="both"/>
        <w:rPr>
          <w:del w:id="387" w:author="Nishit Ruparelia" w:date="2023-12-18T08:16:00Z"/>
          <w:b/>
          <w:bCs/>
        </w:rPr>
      </w:pPr>
      <w:del w:id="388" w:author="Nishit Ruparelia" w:date="2023-12-18T08:16:00Z">
        <w:r w:rsidRPr="00DD789A" w:rsidDel="00E90FD3">
          <w:rPr>
            <w:b/>
            <w:bCs/>
          </w:rPr>
          <w:delText xml:space="preserve">CONFIDENTIALITY </w:delText>
        </w:r>
      </w:del>
    </w:p>
    <w:p w14:paraId="2025F1DD" w14:textId="13092AC6" w:rsidR="00282C6E" w:rsidRPr="00017CB1" w:rsidDel="00462F8F" w:rsidRDefault="00017CB1">
      <w:pPr>
        <w:pStyle w:val="ListParagraph"/>
        <w:numPr>
          <w:ilvl w:val="1"/>
          <w:numId w:val="15"/>
        </w:numPr>
        <w:spacing w:before="120" w:line="19" w:lineRule="atLeast"/>
        <w:ind w:left="709" w:hanging="567"/>
        <w:jc w:val="both"/>
        <w:rPr>
          <w:del w:id="389" w:author="Nishit Ruparelia" w:date="2023-12-18T08:26:00Z"/>
          <w:moveFrom w:id="390" w:author="Nishit Ruparelia" w:date="2023-12-18T08:16:00Z"/>
          <w:b/>
          <w:bCs/>
        </w:rPr>
      </w:pPr>
      <w:moveFromRangeStart w:id="391" w:author="Nishit Ruparelia" w:date="2023-12-18T08:16:00Z" w:name="move153779822"/>
      <w:moveFrom w:id="392" w:author="Nishit Ruparelia" w:date="2023-12-18T08:16:00Z">
        <w:del w:id="393" w:author="Nishit Ruparelia" w:date="2023-12-18T08:26:00Z">
          <w:r w:rsidDel="00462F8F">
            <w:delText>B</w:delText>
          </w:r>
          <w:r w:rsidR="00DD789A" w:rsidRPr="00DD789A" w:rsidDel="00462F8F">
            <w:delText xml:space="preserve">oth parties agree to keep confidential any proprietary or sensitive information </w:delText>
          </w:r>
        </w:del>
      </w:moveFrom>
    </w:p>
    <w:moveFromRangeEnd w:id="391"/>
    <w:p w14:paraId="1E18F4EB" w14:textId="53F664DF" w:rsidR="00017CB1" w:rsidDel="00E90FD3" w:rsidRDefault="00017CB1" w:rsidP="00F57F12">
      <w:pPr>
        <w:pStyle w:val="ListParagraph"/>
        <w:spacing w:before="120" w:line="19" w:lineRule="atLeast"/>
        <w:ind w:left="709" w:hanging="567"/>
        <w:jc w:val="both"/>
        <w:rPr>
          <w:del w:id="394" w:author="Nishit Ruparelia" w:date="2023-12-18T08:16:00Z"/>
        </w:rPr>
      </w:pPr>
    </w:p>
    <w:p w14:paraId="48200A97" w14:textId="7463040F" w:rsidR="00017CB1" w:rsidDel="00E90FD3" w:rsidRDefault="00282C6E">
      <w:pPr>
        <w:pStyle w:val="ListParagraph"/>
        <w:numPr>
          <w:ilvl w:val="0"/>
          <w:numId w:val="1"/>
        </w:numPr>
        <w:spacing w:before="120" w:line="19" w:lineRule="atLeast"/>
        <w:ind w:left="709" w:hanging="567"/>
        <w:jc w:val="both"/>
        <w:rPr>
          <w:del w:id="395" w:author="Nishit Ruparelia" w:date="2023-12-18T08:16:00Z"/>
          <w:b/>
          <w:bCs/>
        </w:rPr>
      </w:pPr>
      <w:del w:id="396" w:author="Nishit Ruparelia" w:date="2023-12-18T08:16:00Z">
        <w:r w:rsidRPr="00282C6E" w:rsidDel="00E90FD3">
          <w:rPr>
            <w:b/>
            <w:bCs/>
          </w:rPr>
          <w:delText>GOVERNING LAW</w:delText>
        </w:r>
      </w:del>
    </w:p>
    <w:p w14:paraId="28AA80CC" w14:textId="4BB446A5" w:rsidR="00F764FB" w:rsidRPr="00017CB1" w:rsidDel="00E90FD3" w:rsidRDefault="00282C6E">
      <w:pPr>
        <w:pStyle w:val="ListParagraph"/>
        <w:numPr>
          <w:ilvl w:val="1"/>
          <w:numId w:val="16"/>
        </w:numPr>
        <w:spacing w:before="120" w:line="19" w:lineRule="atLeast"/>
        <w:ind w:left="709" w:hanging="567"/>
        <w:jc w:val="both"/>
        <w:rPr>
          <w:del w:id="397" w:author="Nishit Ruparelia" w:date="2023-12-18T08:16:00Z"/>
          <w:b/>
          <w:bCs/>
        </w:rPr>
      </w:pPr>
      <w:del w:id="398" w:author="Nishit Ruparelia" w:date="2023-12-18T08:16:00Z">
        <w:r w:rsidRPr="00282C6E" w:rsidDel="00E90FD3">
          <w:delText>This agreement shall be governed by and construed in accordance with the laws of [</w:delText>
        </w:r>
        <w:r w:rsidDel="00E90FD3">
          <w:delText>Kenya</w:delText>
        </w:r>
        <w:r w:rsidRPr="00282C6E" w:rsidDel="00E90FD3">
          <w:delText>]</w:delText>
        </w:r>
      </w:del>
    </w:p>
    <w:p w14:paraId="427AB622" w14:textId="77777777" w:rsidR="006813D4" w:rsidRPr="006813D4" w:rsidDel="005A5787" w:rsidRDefault="006813D4" w:rsidP="00F57F12">
      <w:pPr>
        <w:pStyle w:val="ListParagraph"/>
        <w:spacing w:before="120" w:line="19" w:lineRule="atLeast"/>
        <w:ind w:left="709" w:hanging="567"/>
        <w:jc w:val="both"/>
        <w:rPr>
          <w:del w:id="399" w:author="Nishit Ruparelia" w:date="2023-12-11T10:36:00Z"/>
          <w:b/>
          <w:bCs/>
        </w:rPr>
      </w:pPr>
    </w:p>
    <w:p w14:paraId="594FA9E9" w14:textId="154E0BB7" w:rsidR="00017CB1" w:rsidRPr="005A5787" w:rsidDel="00E90FD3" w:rsidRDefault="006813D4">
      <w:pPr>
        <w:numPr>
          <w:ilvl w:val="0"/>
          <w:numId w:val="1"/>
        </w:numPr>
        <w:spacing w:before="120" w:line="19" w:lineRule="atLeast"/>
        <w:ind w:left="0" w:firstLine="0"/>
        <w:jc w:val="both"/>
        <w:rPr>
          <w:del w:id="400" w:author="Nishit Ruparelia" w:date="2023-12-18T08:16:00Z"/>
          <w:moveFrom w:id="401" w:author="Nishit Ruparelia" w:date="2023-12-11T09:45:00Z"/>
          <w:b/>
          <w:bCs/>
          <w:rPrChange w:id="402" w:author="Nishit Ruparelia" w:date="2023-12-11T10:33:00Z">
            <w:rPr>
              <w:del w:id="403" w:author="Nishit Ruparelia" w:date="2023-12-18T08:16:00Z"/>
              <w:moveFrom w:id="404" w:author="Nishit Ruparelia" w:date="2023-12-11T09:45:00Z"/>
            </w:rPr>
          </w:rPrChange>
        </w:rPr>
        <w:pPrChange w:id="405" w:author="Nishit Ruparelia" w:date="2023-12-11T10:33:00Z">
          <w:pPr>
            <w:pStyle w:val="ListParagraph"/>
            <w:numPr>
              <w:numId w:val="1"/>
            </w:numPr>
            <w:spacing w:before="120" w:line="19" w:lineRule="atLeast"/>
            <w:ind w:left="709" w:hanging="567"/>
            <w:jc w:val="both"/>
          </w:pPr>
        </w:pPrChange>
      </w:pPr>
      <w:moveFromRangeStart w:id="406" w:author="Nishit Ruparelia" w:date="2023-12-11T09:45:00Z" w:name="move153180372"/>
      <w:moveFrom w:id="407" w:author="Nishit Ruparelia" w:date="2023-12-11T09:45:00Z">
        <w:del w:id="408" w:author="Nishit Ruparelia" w:date="2023-12-18T08:16:00Z">
          <w:r w:rsidRPr="005A5787" w:rsidDel="00E90FD3">
            <w:rPr>
              <w:b/>
              <w:bCs/>
              <w:rPrChange w:id="409" w:author="Nishit Ruparelia" w:date="2023-12-11T10:33:00Z">
                <w:rPr/>
              </w:rPrChange>
            </w:rPr>
            <w:delText>CLIENT SATISFACTION</w:delText>
          </w:r>
        </w:del>
      </w:moveFrom>
    </w:p>
    <w:p w14:paraId="28CDDB6F" w14:textId="6C8E9E78" w:rsidR="00017CB1" w:rsidRPr="00017CB1" w:rsidDel="00E90FD3" w:rsidRDefault="006813D4">
      <w:pPr>
        <w:rPr>
          <w:del w:id="410" w:author="Nishit Ruparelia" w:date="2023-12-18T08:16:00Z"/>
          <w:moveFrom w:id="411" w:author="Nishit Ruparelia" w:date="2023-12-11T09:45:00Z"/>
        </w:rPr>
        <w:pPrChange w:id="412" w:author="Nishit Ruparelia" w:date="2023-12-11T10:33:00Z">
          <w:pPr>
            <w:pStyle w:val="ListParagraph"/>
            <w:numPr>
              <w:ilvl w:val="1"/>
              <w:numId w:val="17"/>
            </w:numPr>
            <w:spacing w:before="120" w:line="19" w:lineRule="atLeast"/>
            <w:ind w:left="709" w:hanging="567"/>
            <w:jc w:val="both"/>
          </w:pPr>
        </w:pPrChange>
      </w:pPr>
      <w:moveFrom w:id="413" w:author="Nishit Ruparelia" w:date="2023-12-11T09:45:00Z">
        <w:del w:id="414" w:author="Nishit Ruparelia" w:date="2023-12-18T08:16:00Z">
          <w:r w:rsidRPr="006813D4" w:rsidDel="00E90FD3">
            <w:delText xml:space="preserve">NIMROD </w:delText>
          </w:r>
          <w:r w:rsidR="00017CB1" w:rsidDel="00E90FD3">
            <w:delText xml:space="preserve">commits to </w:delText>
          </w:r>
          <w:r w:rsidRPr="006813D4" w:rsidDel="00E90FD3">
            <w:delText xml:space="preserve">providing high-quality fire equipment maintenance services. </w:delText>
          </w:r>
          <w:r w:rsidR="00017CB1" w:rsidDel="00E90FD3">
            <w:delText>The client can notify NIMROD of dissatisfaction w</w:delText>
          </w:r>
          <w:r w:rsidRPr="006813D4" w:rsidDel="00E90FD3">
            <w:delText xml:space="preserve">ithin </w:delText>
          </w:r>
          <w:r w:rsidRPr="00017CB1" w:rsidDel="00E90FD3">
            <w:rPr>
              <w:color w:val="FF0000"/>
            </w:rPr>
            <w:delText>[a specified number of days</w:delText>
          </w:r>
          <w:r w:rsidRPr="00D1458A" w:rsidDel="00E90FD3">
            <w:delText>]</w:delText>
          </w:r>
          <w:r w:rsidR="00017CB1" w:rsidRPr="00D1458A" w:rsidDel="00E90FD3">
            <w:delText xml:space="preserve"> in writing</w:delText>
          </w:r>
          <w:r w:rsidR="00017CB1" w:rsidDel="00E90FD3">
            <w:delText>.</w:delText>
          </w:r>
        </w:del>
      </w:moveFrom>
    </w:p>
    <w:p w14:paraId="5CA1A96F" w14:textId="6D5ABE27" w:rsidR="00017CB1" w:rsidRPr="00017CB1" w:rsidDel="00E90FD3" w:rsidRDefault="006813D4">
      <w:pPr>
        <w:rPr>
          <w:del w:id="415" w:author="Nishit Ruparelia" w:date="2023-12-18T08:16:00Z"/>
          <w:moveFrom w:id="416" w:author="Nishit Ruparelia" w:date="2023-12-11T09:45:00Z"/>
        </w:rPr>
        <w:pPrChange w:id="417" w:author="Nishit Ruparelia" w:date="2023-12-11T10:33:00Z">
          <w:pPr>
            <w:pStyle w:val="ListParagraph"/>
            <w:numPr>
              <w:ilvl w:val="1"/>
              <w:numId w:val="17"/>
            </w:numPr>
            <w:spacing w:before="120" w:line="19" w:lineRule="atLeast"/>
            <w:ind w:left="709" w:hanging="567"/>
            <w:jc w:val="both"/>
          </w:pPr>
        </w:pPrChange>
      </w:pPr>
      <w:moveFrom w:id="418" w:author="Nishit Ruparelia" w:date="2023-12-11T09:45:00Z">
        <w:del w:id="419" w:author="Nishit Ruparelia" w:date="2023-12-18T08:16:00Z">
          <w:r w:rsidRPr="006813D4" w:rsidDel="00E90FD3">
            <w:delText xml:space="preserve">Upon receipt of the client's dissatisfaction notice, NIMROD will promptly investigate the matter and </w:delText>
          </w:r>
          <w:r w:rsidR="00017CB1" w:rsidDel="00E90FD3">
            <w:delText xml:space="preserve">collaborate </w:delText>
          </w:r>
          <w:r w:rsidRPr="006813D4" w:rsidDel="00E90FD3">
            <w:delText>with the client to address and resolve the issues raised.</w:delText>
          </w:r>
        </w:del>
      </w:moveFrom>
    </w:p>
    <w:p w14:paraId="71140A49" w14:textId="54E589BE" w:rsidR="00017CB1" w:rsidRPr="00017CB1" w:rsidDel="00E90FD3" w:rsidRDefault="006813D4">
      <w:pPr>
        <w:rPr>
          <w:del w:id="420" w:author="Nishit Ruparelia" w:date="2023-12-18T08:16:00Z"/>
          <w:moveFrom w:id="421" w:author="Nishit Ruparelia" w:date="2023-12-11T09:45:00Z"/>
          <w:color w:val="FF0000"/>
        </w:rPr>
        <w:pPrChange w:id="422" w:author="Nishit Ruparelia" w:date="2023-12-11T10:33:00Z">
          <w:pPr>
            <w:pStyle w:val="ListParagraph"/>
            <w:numPr>
              <w:ilvl w:val="1"/>
              <w:numId w:val="17"/>
            </w:numPr>
            <w:spacing w:before="120" w:line="19" w:lineRule="atLeast"/>
            <w:ind w:left="709" w:hanging="567"/>
            <w:jc w:val="both"/>
          </w:pPr>
        </w:pPrChange>
      </w:pPr>
      <w:moveFrom w:id="423" w:author="Nishit Ruparelia" w:date="2023-12-11T09:45:00Z">
        <w:del w:id="424" w:author="Nishit Ruparelia" w:date="2023-12-18T08:16:00Z">
          <w:r w:rsidRPr="00017CB1" w:rsidDel="00E90FD3">
            <w:rPr>
              <w:color w:val="FF0000"/>
            </w:rPr>
            <w:delText>In the event that NIMROD fails to address and resolve the client's concerns to mutual satisfaction within a reasonable timeframe, the client may be entitled to a [partial/full] refund or a complimentary follow-up service, at NIMROD's discretion.</w:delText>
          </w:r>
        </w:del>
      </w:moveFrom>
    </w:p>
    <w:p w14:paraId="41686CC9" w14:textId="4CCC4044" w:rsidR="006813D4" w:rsidRPr="00017CB1" w:rsidDel="00E90FD3" w:rsidRDefault="006813D4">
      <w:pPr>
        <w:rPr>
          <w:del w:id="425" w:author="Nishit Ruparelia" w:date="2023-12-18T08:16:00Z"/>
          <w:moveFrom w:id="426" w:author="Nishit Ruparelia" w:date="2023-12-11T09:45:00Z"/>
        </w:rPr>
        <w:pPrChange w:id="427" w:author="Nishit Ruparelia" w:date="2023-12-11T10:33:00Z">
          <w:pPr>
            <w:pStyle w:val="ListParagraph"/>
            <w:numPr>
              <w:ilvl w:val="1"/>
              <w:numId w:val="17"/>
            </w:numPr>
            <w:spacing w:before="120" w:line="19" w:lineRule="atLeast"/>
            <w:ind w:left="709" w:hanging="567"/>
            <w:jc w:val="both"/>
          </w:pPr>
        </w:pPrChange>
      </w:pPr>
      <w:moveFrom w:id="428" w:author="Nishit Ruparelia" w:date="2023-12-11T09:45:00Z">
        <w:del w:id="429" w:author="Nishit Ruparelia" w:date="2023-12-18T08:16:00Z">
          <w:r w:rsidRPr="006813D4" w:rsidDel="00E90FD3">
            <w:delText>This satisfaction clause does not exempt the client from fulfilling their payment obligations</w:delText>
          </w:r>
          <w:r w:rsidR="00017CB1" w:rsidDel="00E90FD3">
            <w:delText>.</w:delText>
          </w:r>
        </w:del>
      </w:moveFrom>
    </w:p>
    <w:moveFromRangeEnd w:id="406"/>
    <w:p w14:paraId="682199BA" w14:textId="74D23C50" w:rsidR="006813D4" w:rsidRPr="006813D4" w:rsidDel="00E90FD3" w:rsidRDefault="006813D4">
      <w:pPr>
        <w:rPr>
          <w:del w:id="430" w:author="Nishit Ruparelia" w:date="2023-12-18T08:16:00Z"/>
        </w:rPr>
        <w:pPrChange w:id="431" w:author="Nishit Ruparelia" w:date="2023-12-11T10:33:00Z">
          <w:pPr>
            <w:pStyle w:val="ListParagraph"/>
            <w:spacing w:before="120" w:line="19" w:lineRule="atLeast"/>
            <w:ind w:left="709" w:hanging="567"/>
            <w:jc w:val="both"/>
          </w:pPr>
        </w:pPrChange>
      </w:pPr>
    </w:p>
    <w:p w14:paraId="74E0E3AB" w14:textId="7FE42D6A" w:rsidR="00017CB1" w:rsidDel="00B9422A" w:rsidRDefault="006813D4" w:rsidP="00B9422A">
      <w:pPr>
        <w:pStyle w:val="ListParagraph"/>
        <w:numPr>
          <w:ilvl w:val="0"/>
          <w:numId w:val="1"/>
        </w:numPr>
        <w:spacing w:before="120" w:line="19" w:lineRule="atLeast"/>
        <w:ind w:left="709" w:hanging="567"/>
        <w:jc w:val="both"/>
        <w:rPr>
          <w:del w:id="432" w:author="Nishit Ruparelia" w:date="2023-12-11T09:47:00Z"/>
          <w:b/>
          <w:bCs/>
        </w:rPr>
      </w:pPr>
      <w:del w:id="433" w:author="Nishit Ruparelia" w:date="2023-12-18T07:44:00Z">
        <w:r w:rsidRPr="006813D4" w:rsidDel="00F0649B">
          <w:rPr>
            <w:b/>
            <w:bCs/>
          </w:rPr>
          <w:delText>CLIENT ACKNOWLEDGEMENT AND COMMENTS</w:delText>
        </w:r>
      </w:del>
    </w:p>
    <w:p w14:paraId="5DA9E2AC" w14:textId="7DB14956" w:rsidR="00017CB1" w:rsidDel="00B9422A" w:rsidRDefault="00017CB1" w:rsidP="00B9422A">
      <w:pPr>
        <w:pStyle w:val="ListParagraph"/>
        <w:numPr>
          <w:ilvl w:val="1"/>
          <w:numId w:val="27"/>
        </w:numPr>
        <w:ind w:left="709" w:hanging="567"/>
        <w:rPr>
          <w:del w:id="434" w:author="Nishit Ruparelia" w:date="2023-12-11T09:47:00Z"/>
        </w:rPr>
      </w:pPr>
      <w:del w:id="435" w:author="Nishit Ruparelia" w:date="2023-12-18T07:44:00Z">
        <w:r w:rsidDel="00F0649B">
          <w:delText>After</w:delText>
        </w:r>
        <w:r w:rsidR="006813D4" w:rsidRPr="006813D4" w:rsidDel="00F0649B">
          <w:delText xml:space="preserve"> each service visit, the client </w:delText>
        </w:r>
        <w:r w:rsidDel="00F0649B">
          <w:delText>must sign (and Company rubber stamp) NIMROD’s</w:delText>
        </w:r>
        <w:r w:rsidR="006813D4" w:rsidRPr="006813D4" w:rsidDel="00F0649B">
          <w:delText xml:space="preserve"> service sheet, confirming that the scheduled service</w:delText>
        </w:r>
        <w:r w:rsidDel="00F0649B">
          <w:delText xml:space="preserve"> has been undertaken</w:delText>
        </w:r>
      </w:del>
    </w:p>
    <w:p w14:paraId="1EE7CC78" w14:textId="276D93F5" w:rsidR="00017CB1" w:rsidRPr="00B9422A" w:rsidDel="00B9422A" w:rsidRDefault="00017CB1">
      <w:pPr>
        <w:pStyle w:val="ListParagraph"/>
        <w:numPr>
          <w:ilvl w:val="1"/>
          <w:numId w:val="27"/>
        </w:numPr>
        <w:spacing w:before="120" w:line="19" w:lineRule="atLeast"/>
        <w:ind w:left="709" w:hanging="567"/>
        <w:jc w:val="both"/>
        <w:rPr>
          <w:del w:id="436" w:author="Nishit Ruparelia" w:date="2023-12-11T09:47:00Z"/>
          <w:color w:val="4472C4" w:themeColor="accent1"/>
          <w:rPrChange w:id="437" w:author="Nishit Ruparelia" w:date="2023-12-11T09:51:00Z">
            <w:rPr>
              <w:del w:id="438" w:author="Nishit Ruparelia" w:date="2023-12-11T09:47:00Z"/>
              <w:color w:val="0070C0"/>
            </w:rPr>
          </w:rPrChange>
        </w:rPr>
        <w:pPrChange w:id="439" w:author="Nishit Ruparelia" w:date="2023-12-11T09:49:00Z">
          <w:pPr>
            <w:pStyle w:val="ListParagraph"/>
            <w:numPr>
              <w:ilvl w:val="1"/>
              <w:numId w:val="25"/>
            </w:numPr>
            <w:spacing w:before="120" w:line="19" w:lineRule="atLeast"/>
            <w:ind w:left="526" w:hanging="384"/>
            <w:jc w:val="both"/>
          </w:pPr>
        </w:pPrChange>
      </w:pPr>
      <w:del w:id="440" w:author="Nishit Ruparelia" w:date="2023-12-18T07:44:00Z">
        <w:r w:rsidDel="00F0649B">
          <w:delText>If the client</w:delText>
        </w:r>
        <w:r w:rsidR="00333270" w:rsidRPr="00333270" w:rsidDel="00F0649B">
          <w:delText xml:space="preserve">, for any reason, does not sign </w:delText>
        </w:r>
        <w:r w:rsidDel="00F0649B">
          <w:delText xml:space="preserve">/ rubber stamp </w:delText>
        </w:r>
        <w:r w:rsidR="00333270" w:rsidRPr="00333270" w:rsidDel="00F0649B">
          <w:delText>the service sheet, NIMROD reserves the right to consider its obligations met as per the terms of this contract.</w:delText>
        </w:r>
      </w:del>
      <w:ins w:id="441" w:author="Rishi Ruparelia (CTR)" w:date="2023-12-09T14:52:00Z">
        <w:del w:id="442" w:author="Nishit Ruparelia" w:date="2023-12-11T10:26:00Z">
          <w:r w:rsidR="00820109" w:rsidDel="00D64E99">
            <w:delText xml:space="preserve"> </w:delText>
          </w:r>
          <w:r w:rsidR="00820109" w:rsidRPr="00B9422A" w:rsidDel="00D64E99">
            <w:rPr>
              <w:color w:val="4472C4" w:themeColor="accent1"/>
              <w:rPrChange w:id="443" w:author="Nishit Ruparelia" w:date="2023-12-11T09:51:00Z">
                <w:rPr/>
              </w:rPrChange>
            </w:rPr>
            <w:delText>[What is the point of 1</w:delText>
          </w:r>
        </w:del>
        <w:del w:id="444" w:author="Nishit Ruparelia" w:date="2023-12-11T09:50:00Z">
          <w:r w:rsidR="00820109" w:rsidRPr="00B9422A" w:rsidDel="00B9422A">
            <w:rPr>
              <w:color w:val="4472C4" w:themeColor="accent1"/>
              <w:rPrChange w:id="445" w:author="Nishit Ruparelia" w:date="2023-12-11T09:51:00Z">
                <w:rPr/>
              </w:rPrChange>
            </w:rPr>
            <w:delText>5</w:delText>
          </w:r>
        </w:del>
        <w:del w:id="446" w:author="Nishit Ruparelia" w:date="2023-12-11T10:26:00Z">
          <w:r w:rsidR="00820109" w:rsidRPr="00B9422A" w:rsidDel="00D64E99">
            <w:rPr>
              <w:color w:val="4472C4" w:themeColor="accent1"/>
              <w:rPrChange w:id="447" w:author="Nishit Ruparelia" w:date="2023-12-11T09:51:00Z">
                <w:rPr/>
              </w:rPrChange>
            </w:rPr>
            <w:delText>.1 if we add 1</w:delText>
          </w:r>
        </w:del>
        <w:del w:id="448" w:author="Nishit Ruparelia" w:date="2023-12-11T09:50:00Z">
          <w:r w:rsidR="00820109" w:rsidRPr="00B9422A" w:rsidDel="00B9422A">
            <w:rPr>
              <w:color w:val="4472C4" w:themeColor="accent1"/>
              <w:rPrChange w:id="449" w:author="Nishit Ruparelia" w:date="2023-12-11T09:51:00Z">
                <w:rPr/>
              </w:rPrChange>
            </w:rPr>
            <w:delText>5</w:delText>
          </w:r>
        </w:del>
        <w:del w:id="450" w:author="Nishit Ruparelia" w:date="2023-12-11T10:26:00Z">
          <w:r w:rsidR="00820109" w:rsidRPr="00B9422A" w:rsidDel="00D64E99">
            <w:rPr>
              <w:color w:val="4472C4" w:themeColor="accent1"/>
              <w:rPrChange w:id="451" w:author="Nishit Ruparelia" w:date="2023-12-11T09:51:00Z">
                <w:rPr/>
              </w:rPrChange>
            </w:rPr>
            <w:delText>.2?]</w:delText>
          </w:r>
        </w:del>
      </w:ins>
    </w:p>
    <w:p w14:paraId="44AD5188" w14:textId="6EC85543" w:rsidR="00017CB1" w:rsidRPr="00B9422A" w:rsidDel="00B9422A" w:rsidRDefault="00017CB1">
      <w:pPr>
        <w:pStyle w:val="ListParagraph"/>
        <w:numPr>
          <w:ilvl w:val="1"/>
          <w:numId w:val="27"/>
        </w:numPr>
        <w:spacing w:before="120" w:line="19" w:lineRule="atLeast"/>
        <w:ind w:left="709" w:hanging="567"/>
        <w:jc w:val="both"/>
        <w:rPr>
          <w:del w:id="452" w:author="Nishit Ruparelia" w:date="2023-12-11T09:47:00Z"/>
          <w:color w:val="FF0000"/>
          <w:rPrChange w:id="453" w:author="Nishit Ruparelia" w:date="2023-12-11T09:49:00Z">
            <w:rPr>
              <w:del w:id="454" w:author="Nishit Ruparelia" w:date="2023-12-11T09:47:00Z"/>
              <w:color w:val="0070C0"/>
            </w:rPr>
          </w:rPrChange>
        </w:rPr>
        <w:pPrChange w:id="455" w:author="Nishit Ruparelia" w:date="2023-12-11T09:49:00Z">
          <w:pPr>
            <w:pStyle w:val="ListParagraph"/>
            <w:numPr>
              <w:ilvl w:val="1"/>
              <w:numId w:val="25"/>
            </w:numPr>
            <w:spacing w:before="120" w:line="19" w:lineRule="atLeast"/>
            <w:ind w:left="526" w:hanging="384"/>
            <w:jc w:val="both"/>
          </w:pPr>
        </w:pPrChange>
      </w:pPr>
      <w:del w:id="456" w:author="Nishit Ruparelia" w:date="2023-12-18T07:44:00Z">
        <w:r w:rsidDel="00F0649B">
          <w:delText xml:space="preserve">If the client </w:delText>
        </w:r>
        <w:r w:rsidR="006813D4" w:rsidRPr="006813D4" w:rsidDel="00F0649B">
          <w:delText xml:space="preserve">is dissatisfied with the service, the client </w:delText>
        </w:r>
        <w:r w:rsidDel="00F0649B">
          <w:delText>must</w:delText>
        </w:r>
        <w:r w:rsidR="006813D4" w:rsidRPr="006813D4" w:rsidDel="00F0649B">
          <w:delText xml:space="preserve"> still sign</w:delText>
        </w:r>
        <w:r w:rsidDel="00F0649B">
          <w:delText xml:space="preserve"> and rubber stamp</w:delText>
        </w:r>
        <w:r w:rsidR="006813D4" w:rsidRPr="006813D4" w:rsidDel="00F0649B">
          <w:delText xml:space="preserve"> the service sheet</w:delText>
        </w:r>
        <w:r w:rsidDel="00F0649B">
          <w:delText xml:space="preserve">, and </w:delText>
        </w:r>
        <w:r w:rsidR="006813D4" w:rsidRPr="006813D4" w:rsidDel="00F0649B">
          <w:delText>express any concerns, comments, or feedback directly on the service sheet.</w:delText>
        </w:r>
      </w:del>
      <w:ins w:id="457" w:author="Rishi Ruparelia (CTR)" w:date="2023-12-09T14:54:00Z">
        <w:del w:id="458" w:author="Nishit Ruparelia" w:date="2023-12-18T07:44:00Z">
          <w:r w:rsidR="00820109" w:rsidDel="00F0649B">
            <w:delText xml:space="preserve"> </w:delText>
          </w:r>
          <w:r w:rsidR="00820109" w:rsidRPr="005A5787" w:rsidDel="00F0649B">
            <w:rPr>
              <w:color w:val="FF0000"/>
              <w:rPrChange w:id="459" w:author="Nishit Ruparelia" w:date="2023-12-11T10:38:00Z">
                <w:rPr/>
              </w:rPrChange>
            </w:rPr>
            <w:delText>[or to NIMROD via email?]</w:delText>
          </w:r>
        </w:del>
      </w:ins>
    </w:p>
    <w:p w14:paraId="50492B35" w14:textId="6F892366" w:rsidR="00B9422A" w:rsidDel="00F0649B" w:rsidRDefault="006813D4">
      <w:pPr>
        <w:pStyle w:val="ListParagraph"/>
        <w:spacing w:before="120" w:line="19" w:lineRule="atLeast"/>
        <w:ind w:left="709"/>
        <w:jc w:val="both"/>
        <w:rPr>
          <w:del w:id="460" w:author="Nishit Ruparelia" w:date="2023-12-18T07:45:00Z"/>
          <w:moveTo w:id="461" w:author="Nishit Ruparelia" w:date="2023-12-11T09:45:00Z"/>
          <w:b/>
          <w:bCs/>
        </w:rPr>
        <w:pPrChange w:id="462" w:author="Nishit Ruparelia" w:date="2023-12-18T07:52:00Z">
          <w:pPr>
            <w:pStyle w:val="ListParagraph"/>
            <w:numPr>
              <w:numId w:val="1"/>
            </w:numPr>
            <w:spacing w:before="120" w:line="19" w:lineRule="atLeast"/>
            <w:ind w:left="709" w:hanging="567"/>
            <w:jc w:val="both"/>
          </w:pPr>
        </w:pPrChange>
      </w:pPr>
      <w:del w:id="463" w:author="Nishit Ruparelia" w:date="2023-12-18T07:44:00Z">
        <w:r w:rsidRPr="006813D4" w:rsidDel="00F0649B">
          <w:delText>By signing the service sheet, the client does not waive their right to notify NIMROD of any dissatisfaction within the timeframe specified in the Client Satisfaction clause (Section 1</w:delText>
        </w:r>
      </w:del>
      <w:del w:id="464" w:author="Nishit Ruparelia" w:date="2023-12-11T09:46:00Z">
        <w:r w:rsidR="00017CB1" w:rsidDel="00B9422A">
          <w:delText>4</w:delText>
        </w:r>
      </w:del>
      <w:del w:id="465" w:author="Nishit Ruparelia" w:date="2023-12-18T07:44:00Z">
        <w:r w:rsidRPr="006813D4" w:rsidDel="00F0649B">
          <w:delText>).</w:delText>
        </w:r>
      </w:del>
      <w:moveToRangeStart w:id="466" w:author="Nishit Ruparelia" w:date="2023-12-11T09:45:00Z" w:name="move153180372"/>
      <w:moveTo w:id="467" w:author="Nishit Ruparelia" w:date="2023-12-11T09:45:00Z">
        <w:del w:id="468" w:author="Nishit Ruparelia" w:date="2023-12-18T07:45:00Z">
          <w:r w:rsidR="00B9422A" w:rsidRPr="006813D4" w:rsidDel="00F0649B">
            <w:rPr>
              <w:b/>
              <w:bCs/>
            </w:rPr>
            <w:delText>CLIENT SATISFACTION</w:delText>
          </w:r>
        </w:del>
      </w:moveTo>
    </w:p>
    <w:p w14:paraId="220B6693" w14:textId="34D25E29" w:rsidR="00B9422A" w:rsidRPr="00B9422A" w:rsidDel="00B9422A" w:rsidRDefault="00B9422A">
      <w:pPr>
        <w:pStyle w:val="ListParagraph"/>
        <w:rPr>
          <w:del w:id="469" w:author="Nishit Ruparelia" w:date="2023-12-11T09:50:00Z"/>
          <w:b/>
          <w:bCs/>
          <w:rPrChange w:id="470" w:author="Nishit Ruparelia" w:date="2023-12-11T09:50:00Z">
            <w:rPr>
              <w:del w:id="471" w:author="Nishit Ruparelia" w:date="2023-12-11T09:50:00Z"/>
            </w:rPr>
          </w:rPrChange>
        </w:rPr>
        <w:pPrChange w:id="472" w:author="Nishit Ruparelia" w:date="2023-12-18T07:52:00Z">
          <w:pPr>
            <w:pStyle w:val="ListParagraph"/>
            <w:numPr>
              <w:ilvl w:val="1"/>
              <w:numId w:val="28"/>
            </w:numPr>
            <w:spacing w:before="120" w:line="19" w:lineRule="atLeast"/>
            <w:ind w:left="526" w:hanging="384"/>
            <w:jc w:val="both"/>
          </w:pPr>
        </w:pPrChange>
      </w:pPr>
      <w:moveTo w:id="473" w:author="Nishit Ruparelia" w:date="2023-12-11T09:45:00Z">
        <w:del w:id="474" w:author="Nishit Ruparelia" w:date="2023-12-18T07:45:00Z">
          <w:r w:rsidRPr="006813D4" w:rsidDel="00F0649B">
            <w:delText xml:space="preserve">NIMROD </w:delText>
          </w:r>
          <w:r w:rsidDel="00F0649B">
            <w:delText xml:space="preserve">commits to </w:delText>
          </w:r>
          <w:r w:rsidRPr="006813D4" w:rsidDel="00F0649B">
            <w:delText xml:space="preserve">providing high-quality fire equipment maintenance services. </w:delText>
          </w:r>
          <w:r w:rsidDel="00F0649B">
            <w:delText>The client can notify NIMROD of dissatisfaction w</w:delText>
          </w:r>
          <w:r w:rsidRPr="006813D4" w:rsidDel="00F0649B">
            <w:delText xml:space="preserve">ithin </w:delText>
          </w:r>
          <w:r w:rsidRPr="00B9422A" w:rsidDel="00F0649B">
            <w:rPr>
              <w:color w:val="FF0000"/>
            </w:rPr>
            <w:delText>[a specified number of days</w:delText>
          </w:r>
          <w:r w:rsidRPr="00D1458A" w:rsidDel="00F0649B">
            <w:delText>] in writing</w:delText>
          </w:r>
          <w:r w:rsidDel="00F0649B">
            <w:delText>.</w:delText>
          </w:r>
        </w:del>
      </w:moveTo>
    </w:p>
    <w:p w14:paraId="2A6AD278" w14:textId="1E31F06E" w:rsidR="00B9422A" w:rsidRPr="00B9422A" w:rsidDel="00B9422A" w:rsidRDefault="00B9422A">
      <w:pPr>
        <w:pStyle w:val="ListParagraph"/>
        <w:rPr>
          <w:del w:id="475" w:author="Nishit Ruparelia" w:date="2023-12-11T09:50:00Z"/>
          <w:b/>
          <w:bCs/>
          <w:rPrChange w:id="476" w:author="Nishit Ruparelia" w:date="2023-12-11T09:50:00Z">
            <w:rPr>
              <w:del w:id="477" w:author="Nishit Ruparelia" w:date="2023-12-11T09:50:00Z"/>
            </w:rPr>
          </w:rPrChange>
        </w:rPr>
        <w:pPrChange w:id="478" w:author="Nishit Ruparelia" w:date="2023-12-18T07:52:00Z">
          <w:pPr>
            <w:pStyle w:val="ListParagraph"/>
            <w:numPr>
              <w:ilvl w:val="1"/>
              <w:numId w:val="28"/>
            </w:numPr>
            <w:spacing w:before="120" w:line="19" w:lineRule="atLeast"/>
            <w:ind w:left="709" w:hanging="567"/>
            <w:jc w:val="both"/>
          </w:pPr>
        </w:pPrChange>
      </w:pPr>
      <w:moveTo w:id="479" w:author="Nishit Ruparelia" w:date="2023-12-11T09:45:00Z">
        <w:del w:id="480" w:author="Nishit Ruparelia" w:date="2023-12-18T07:45:00Z">
          <w:r w:rsidRPr="006813D4" w:rsidDel="00F0649B">
            <w:delText>Upon receipt of the client</w:delText>
          </w:r>
        </w:del>
        <w:del w:id="481" w:author="Nishit Ruparelia" w:date="2023-12-11T10:27:00Z">
          <w:r w:rsidRPr="006813D4" w:rsidDel="00D64E99">
            <w:delText>'</w:delText>
          </w:r>
        </w:del>
        <w:del w:id="482" w:author="Nishit Ruparelia" w:date="2023-12-18T07:45:00Z">
          <w:r w:rsidRPr="006813D4" w:rsidDel="00F0649B">
            <w:delText xml:space="preserve">s dissatisfaction notice, NIMROD will promptly investigate the matter and </w:delText>
          </w:r>
          <w:r w:rsidDel="00F0649B">
            <w:delText xml:space="preserve">collaborate </w:delText>
          </w:r>
          <w:r w:rsidRPr="006813D4" w:rsidDel="00F0649B">
            <w:delText>with the client to address and resolve the issues raised.</w:delText>
          </w:r>
        </w:del>
      </w:moveTo>
    </w:p>
    <w:p w14:paraId="5F1920DB" w14:textId="2C45213A" w:rsidR="00B9422A" w:rsidRPr="00B9422A" w:rsidDel="00B9422A" w:rsidRDefault="00B9422A">
      <w:pPr>
        <w:pStyle w:val="ListParagraph"/>
        <w:rPr>
          <w:del w:id="483" w:author="Nishit Ruparelia" w:date="2023-12-11T09:50:00Z"/>
          <w:b/>
          <w:bCs/>
          <w:color w:val="FF0000"/>
          <w:rPrChange w:id="484" w:author="Nishit Ruparelia" w:date="2023-12-11T09:50:00Z">
            <w:rPr>
              <w:del w:id="485" w:author="Nishit Ruparelia" w:date="2023-12-11T09:50:00Z"/>
              <w:color w:val="FF0000"/>
            </w:rPr>
          </w:rPrChange>
        </w:rPr>
        <w:pPrChange w:id="486" w:author="Nishit Ruparelia" w:date="2023-12-18T07:52:00Z">
          <w:pPr>
            <w:pStyle w:val="ListParagraph"/>
            <w:numPr>
              <w:ilvl w:val="1"/>
              <w:numId w:val="28"/>
            </w:numPr>
            <w:spacing w:before="120" w:line="19" w:lineRule="atLeast"/>
            <w:ind w:left="709" w:hanging="567"/>
            <w:jc w:val="both"/>
          </w:pPr>
        </w:pPrChange>
      </w:pPr>
      <w:moveTo w:id="487" w:author="Nishit Ruparelia" w:date="2023-12-11T09:45:00Z">
        <w:del w:id="488" w:author="Nishit Ruparelia" w:date="2023-12-18T07:45:00Z">
          <w:r w:rsidRPr="00B9422A" w:rsidDel="00F0649B">
            <w:rPr>
              <w:color w:val="FF0000"/>
              <w:rPrChange w:id="489" w:author="Nishit Ruparelia" w:date="2023-12-11T09:50:00Z">
                <w:rPr/>
              </w:rPrChange>
            </w:rPr>
            <w:delText>In the event that NIMROD fails to address and resolve the client</w:delText>
          </w:r>
        </w:del>
        <w:del w:id="490" w:author="Nishit Ruparelia" w:date="2023-12-11T10:27:00Z">
          <w:r w:rsidRPr="00B9422A" w:rsidDel="00D64E99">
            <w:rPr>
              <w:color w:val="FF0000"/>
              <w:rPrChange w:id="491" w:author="Nishit Ruparelia" w:date="2023-12-11T09:50:00Z">
                <w:rPr/>
              </w:rPrChange>
            </w:rPr>
            <w:delText>'</w:delText>
          </w:r>
        </w:del>
        <w:del w:id="492" w:author="Nishit Ruparelia" w:date="2023-12-18T07:45:00Z">
          <w:r w:rsidRPr="00B9422A" w:rsidDel="00F0649B">
            <w:rPr>
              <w:color w:val="FF0000"/>
              <w:rPrChange w:id="493" w:author="Nishit Ruparelia" w:date="2023-12-11T09:50:00Z">
                <w:rPr/>
              </w:rPrChange>
            </w:rPr>
            <w:delText>s concerns to mutual satisfaction within a reasonable timeframe, the client may be entitled to a [partial/full] refund or a complimentary follow-up service, at NIMROD</w:delText>
          </w:r>
        </w:del>
        <w:del w:id="494" w:author="Nishit Ruparelia" w:date="2023-12-11T10:27:00Z">
          <w:r w:rsidRPr="00B9422A" w:rsidDel="00D64E99">
            <w:rPr>
              <w:color w:val="FF0000"/>
              <w:rPrChange w:id="495" w:author="Nishit Ruparelia" w:date="2023-12-11T09:50:00Z">
                <w:rPr/>
              </w:rPrChange>
            </w:rPr>
            <w:delText>'</w:delText>
          </w:r>
        </w:del>
        <w:del w:id="496" w:author="Nishit Ruparelia" w:date="2023-12-18T07:45:00Z">
          <w:r w:rsidRPr="00B9422A" w:rsidDel="00F0649B">
            <w:rPr>
              <w:color w:val="FF0000"/>
              <w:rPrChange w:id="497" w:author="Nishit Ruparelia" w:date="2023-12-11T09:50:00Z">
                <w:rPr/>
              </w:rPrChange>
            </w:rPr>
            <w:delText>s discretion.</w:delText>
          </w:r>
        </w:del>
      </w:moveTo>
    </w:p>
    <w:p w14:paraId="620E548A" w14:textId="64ABD6FE" w:rsidR="00B9422A" w:rsidRPr="00B9422A" w:rsidDel="00F0649B" w:rsidRDefault="00B9422A">
      <w:pPr>
        <w:pStyle w:val="ListParagraph"/>
        <w:rPr>
          <w:del w:id="498" w:author="Nishit Ruparelia" w:date="2023-12-18T07:45:00Z"/>
          <w:moveTo w:id="499" w:author="Nishit Ruparelia" w:date="2023-12-11T09:45:00Z"/>
          <w:b/>
          <w:bCs/>
        </w:rPr>
        <w:pPrChange w:id="500" w:author="Nishit Ruparelia" w:date="2023-12-18T07:52:00Z">
          <w:pPr>
            <w:pStyle w:val="ListParagraph"/>
            <w:numPr>
              <w:ilvl w:val="1"/>
              <w:numId w:val="17"/>
            </w:numPr>
            <w:spacing w:before="120" w:line="19" w:lineRule="atLeast"/>
            <w:ind w:left="709" w:hanging="567"/>
            <w:jc w:val="both"/>
          </w:pPr>
        </w:pPrChange>
      </w:pPr>
      <w:moveTo w:id="501" w:author="Nishit Ruparelia" w:date="2023-12-11T09:45:00Z">
        <w:del w:id="502" w:author="Nishit Ruparelia" w:date="2023-12-18T07:45:00Z">
          <w:r w:rsidRPr="006813D4" w:rsidDel="00F0649B">
            <w:delText>This satisfaction clause does not exempt the client from fulfilling their payment obligations</w:delText>
          </w:r>
          <w:r w:rsidDel="00F0649B">
            <w:delText>.</w:delText>
          </w:r>
        </w:del>
      </w:moveTo>
    </w:p>
    <w:moveToRangeEnd w:id="466"/>
    <w:p w14:paraId="179469F2" w14:textId="45F35C04" w:rsidR="00B9422A" w:rsidRPr="00B9422A" w:rsidDel="00F0649B" w:rsidRDefault="00B9422A">
      <w:pPr>
        <w:pStyle w:val="ListParagraph"/>
        <w:rPr>
          <w:del w:id="503" w:author="Nishit Ruparelia" w:date="2023-12-18T07:52:00Z"/>
          <w:b/>
          <w:bCs/>
          <w:rPrChange w:id="504" w:author="Nishit Ruparelia" w:date="2023-12-11T09:50:00Z">
            <w:rPr>
              <w:del w:id="505" w:author="Nishit Ruparelia" w:date="2023-12-18T07:52:00Z"/>
            </w:rPr>
          </w:rPrChange>
        </w:rPr>
        <w:pPrChange w:id="506" w:author="Nishit Ruparelia" w:date="2023-12-18T07:52:00Z">
          <w:pPr>
            <w:pStyle w:val="ListParagraph"/>
            <w:numPr>
              <w:ilvl w:val="1"/>
              <w:numId w:val="18"/>
            </w:numPr>
            <w:spacing w:before="120" w:line="19" w:lineRule="atLeast"/>
            <w:ind w:left="709" w:hanging="567"/>
            <w:jc w:val="both"/>
          </w:pPr>
        </w:pPrChange>
      </w:pPr>
    </w:p>
    <w:p w14:paraId="0725A808" w14:textId="7D24543D" w:rsidR="00F57F12" w:rsidRPr="00F57F12" w:rsidDel="00F0649B" w:rsidRDefault="00F57F12" w:rsidP="00F57F12">
      <w:pPr>
        <w:pStyle w:val="ListParagraph"/>
        <w:spacing w:before="120" w:line="19" w:lineRule="atLeast"/>
        <w:ind w:left="709"/>
        <w:jc w:val="both"/>
        <w:rPr>
          <w:del w:id="507" w:author="Nishit Ruparelia" w:date="2023-12-18T07:52:00Z"/>
          <w:b/>
          <w:bCs/>
        </w:rPr>
      </w:pPr>
    </w:p>
    <w:p w14:paraId="741B9A90" w14:textId="3763F179" w:rsidR="00017CB1" w:rsidDel="004F17E7" w:rsidRDefault="006813D4">
      <w:pPr>
        <w:pStyle w:val="ListParagraph"/>
        <w:numPr>
          <w:ilvl w:val="0"/>
          <w:numId w:val="1"/>
        </w:numPr>
        <w:spacing w:before="120" w:line="19" w:lineRule="atLeast"/>
        <w:ind w:left="709" w:hanging="567"/>
        <w:jc w:val="both"/>
        <w:rPr>
          <w:del w:id="508" w:author="Nishit Ruparelia" w:date="2023-12-18T07:58:00Z"/>
          <w:b/>
          <w:bCs/>
        </w:rPr>
      </w:pPr>
      <w:del w:id="509" w:author="Nishit Ruparelia" w:date="2023-12-18T07:58:00Z">
        <w:r w:rsidRPr="006813D4" w:rsidDel="004F17E7">
          <w:rPr>
            <w:b/>
            <w:bCs/>
          </w:rPr>
          <w:delText>EQUIPMENT ACCEPTANCE AND RESPONSIBILITY</w:delText>
        </w:r>
      </w:del>
    </w:p>
    <w:p w14:paraId="3962C310" w14:textId="734C0682" w:rsidR="00017CB1" w:rsidRPr="00017CB1" w:rsidDel="004F17E7" w:rsidRDefault="006813D4">
      <w:pPr>
        <w:pStyle w:val="ListParagraph"/>
        <w:numPr>
          <w:ilvl w:val="1"/>
          <w:numId w:val="19"/>
        </w:numPr>
        <w:spacing w:before="120" w:line="19" w:lineRule="atLeast"/>
        <w:ind w:left="709" w:hanging="567"/>
        <w:jc w:val="both"/>
        <w:rPr>
          <w:del w:id="510" w:author="Nishit Ruparelia" w:date="2023-12-18T07:58:00Z"/>
          <w:b/>
          <w:bCs/>
        </w:rPr>
      </w:pPr>
      <w:del w:id="511" w:author="Nishit Ruparelia" w:date="2023-12-18T07:58:00Z">
        <w:r w:rsidRPr="006813D4" w:rsidDel="004F17E7">
          <w:delText xml:space="preserve">Upon delivery, the client </w:delText>
        </w:r>
        <w:r w:rsidR="00017CB1" w:rsidDel="004F17E7">
          <w:delText>must promptly inspect</w:delText>
        </w:r>
        <w:r w:rsidRPr="006813D4" w:rsidDel="004F17E7">
          <w:delText xml:space="preserve"> </w:delText>
        </w:r>
        <w:r w:rsidR="00017CB1" w:rsidDel="004F17E7">
          <w:delText>the fire equipment</w:delText>
        </w:r>
      </w:del>
      <w:ins w:id="512" w:author="Rishi Ruparelia (CTR)" w:date="2023-12-09T14:54:00Z">
        <w:del w:id="513" w:author="Nishit Ruparelia" w:date="2023-12-11T10:30:00Z">
          <w:r w:rsidR="00820109" w:rsidDel="00D64E99">
            <w:delText xml:space="preserve"> </w:delText>
          </w:r>
          <w:r w:rsidR="00820109" w:rsidRPr="00820109" w:rsidDel="00D64E99">
            <w:rPr>
              <w:color w:val="0070C0"/>
              <w:rPrChange w:id="514" w:author="Rishi Ruparelia (CTR)" w:date="2023-12-09T14:55:00Z">
                <w:rPr/>
              </w:rPrChange>
            </w:rPr>
            <w:delText>[</w:delText>
          </w:r>
        </w:del>
      </w:ins>
      <w:ins w:id="515" w:author="Rishi Ruparelia (CTR)" w:date="2023-12-09T14:55:00Z">
        <w:del w:id="516" w:author="Nishit Ruparelia" w:date="2023-12-11T10:30:00Z">
          <w:r w:rsidR="00820109" w:rsidRPr="00820109" w:rsidDel="00D64E99">
            <w:rPr>
              <w:color w:val="0070C0"/>
              <w:rPrChange w:id="517" w:author="Rishi Ruparelia (CTR)" w:date="2023-12-09T14:55:00Z">
                <w:rPr/>
              </w:rPrChange>
            </w:rPr>
            <w:delText>any complaints or dissatisfaction to be expressed prior to NIMROD staff leaving the client’s premises]</w:delText>
          </w:r>
        </w:del>
      </w:ins>
    </w:p>
    <w:p w14:paraId="43611D72" w14:textId="14D20051" w:rsidR="00017CB1" w:rsidRPr="00017CB1" w:rsidDel="004F17E7" w:rsidRDefault="006813D4">
      <w:pPr>
        <w:pStyle w:val="ListParagraph"/>
        <w:numPr>
          <w:ilvl w:val="1"/>
          <w:numId w:val="19"/>
        </w:numPr>
        <w:spacing w:before="120" w:line="19" w:lineRule="atLeast"/>
        <w:ind w:left="709" w:hanging="567"/>
        <w:jc w:val="both"/>
        <w:rPr>
          <w:del w:id="518" w:author="Nishit Ruparelia" w:date="2023-12-18T07:58:00Z"/>
          <w:b/>
          <w:bCs/>
        </w:rPr>
      </w:pPr>
      <w:del w:id="519" w:author="Nishit Ruparelia" w:date="2023-12-18T07:58:00Z">
        <w:r w:rsidRPr="006813D4" w:rsidDel="004F17E7">
          <w:delText>Once the client has accepted the delivered fire equipment, NIMROD shall be relieved of any further responsibility for the condition</w:delText>
        </w:r>
        <w:r w:rsidR="00017CB1" w:rsidDel="004F17E7">
          <w:delText xml:space="preserve"> </w:delText>
        </w:r>
        <w:r w:rsidRPr="006813D4" w:rsidDel="004F17E7">
          <w:delText>or performance of the equipment.</w:delText>
        </w:r>
      </w:del>
    </w:p>
    <w:p w14:paraId="2F96454B" w14:textId="39F57612" w:rsidR="006813D4" w:rsidRPr="00017CB1" w:rsidDel="004F17E7" w:rsidRDefault="00017CB1">
      <w:pPr>
        <w:pStyle w:val="ListParagraph"/>
        <w:numPr>
          <w:ilvl w:val="1"/>
          <w:numId w:val="19"/>
        </w:numPr>
        <w:spacing w:before="120" w:line="19" w:lineRule="atLeast"/>
        <w:ind w:left="709" w:hanging="567"/>
        <w:jc w:val="both"/>
        <w:rPr>
          <w:del w:id="520" w:author="Nishit Ruparelia" w:date="2023-12-18T07:58:00Z"/>
          <w:b/>
          <w:bCs/>
        </w:rPr>
      </w:pPr>
      <w:del w:id="521" w:author="Nishit Ruparelia" w:date="2023-12-18T07:58:00Z">
        <w:r w:rsidDel="004F17E7">
          <w:delText xml:space="preserve">The client is responsible for reporting </w:delText>
        </w:r>
        <w:r w:rsidR="006813D4" w:rsidRPr="006813D4" w:rsidDel="004F17E7">
          <w:delText>any visible damage or defects in the delivered equipment during the initial inspection. NIMROD shall not be held liable for any damage, malfunction, or issues arising from the use or storage of the equipment after it has been delivered and accepted by the client.</w:delText>
        </w:r>
      </w:del>
    </w:p>
    <w:p w14:paraId="0FE662B4" w14:textId="45D9E3B6" w:rsidR="00F551FE" w:rsidRPr="006813D4" w:rsidDel="00E90FD3" w:rsidRDefault="00F551FE" w:rsidP="00F57F12">
      <w:pPr>
        <w:pStyle w:val="ListParagraph"/>
        <w:spacing w:before="120" w:line="19" w:lineRule="atLeast"/>
        <w:ind w:left="709" w:hanging="567"/>
        <w:jc w:val="both"/>
        <w:rPr>
          <w:del w:id="522" w:author="Nishit Ruparelia" w:date="2023-12-18T08:16:00Z"/>
          <w:b/>
          <w:bCs/>
        </w:rPr>
      </w:pPr>
    </w:p>
    <w:p w14:paraId="3790E67A" w14:textId="7B10273B" w:rsidR="00017CB1" w:rsidDel="00F0649B" w:rsidRDefault="00F551FE">
      <w:pPr>
        <w:pStyle w:val="ListParagraph"/>
        <w:numPr>
          <w:ilvl w:val="0"/>
          <w:numId w:val="1"/>
        </w:numPr>
        <w:spacing w:before="120" w:line="19" w:lineRule="atLeast"/>
        <w:ind w:left="709" w:hanging="567"/>
        <w:jc w:val="both"/>
        <w:rPr>
          <w:del w:id="523" w:author="Nishit Ruparelia" w:date="2023-12-18T07:49:00Z"/>
          <w:b/>
          <w:bCs/>
        </w:rPr>
      </w:pPr>
      <w:del w:id="524" w:author="Nishit Ruparelia" w:date="2023-12-18T07:49:00Z">
        <w:r w:rsidRPr="00F551FE" w:rsidDel="00F0649B">
          <w:rPr>
            <w:b/>
            <w:bCs/>
          </w:rPr>
          <w:delText>FIRE TRAINING AND AUDIT SERVICES</w:delText>
        </w:r>
      </w:del>
    </w:p>
    <w:p w14:paraId="6329148D" w14:textId="56834CDC" w:rsidR="00017CB1" w:rsidRPr="00017CB1" w:rsidDel="00F0649B" w:rsidRDefault="00F551FE">
      <w:pPr>
        <w:pStyle w:val="ListParagraph"/>
        <w:numPr>
          <w:ilvl w:val="1"/>
          <w:numId w:val="20"/>
        </w:numPr>
        <w:spacing w:before="120" w:line="19" w:lineRule="atLeast"/>
        <w:ind w:left="709" w:hanging="567"/>
        <w:jc w:val="both"/>
        <w:rPr>
          <w:del w:id="525" w:author="Nishit Ruparelia" w:date="2023-12-18T07:49:00Z"/>
          <w:b/>
          <w:bCs/>
        </w:rPr>
      </w:pPr>
      <w:del w:id="526" w:author="Nishit Ruparelia" w:date="2023-12-18T07:49:00Z">
        <w:r w:rsidRPr="00F551FE" w:rsidDel="00F0649B">
          <w:delText xml:space="preserve">Fire training and audit services can be arranged separately at the prevailing prices. </w:delText>
        </w:r>
      </w:del>
    </w:p>
    <w:p w14:paraId="3FACECFD" w14:textId="0E2E7023" w:rsidR="00017CB1" w:rsidRPr="00017CB1" w:rsidDel="00F0649B" w:rsidRDefault="00017CB1">
      <w:pPr>
        <w:pStyle w:val="ListParagraph"/>
        <w:numPr>
          <w:ilvl w:val="1"/>
          <w:numId w:val="20"/>
        </w:numPr>
        <w:spacing w:before="120" w:line="19" w:lineRule="atLeast"/>
        <w:ind w:left="709" w:hanging="567"/>
        <w:jc w:val="both"/>
        <w:rPr>
          <w:del w:id="527" w:author="Nishit Ruparelia" w:date="2023-12-18T07:49:00Z"/>
          <w:b/>
          <w:bCs/>
        </w:rPr>
      </w:pPr>
      <w:del w:id="528" w:author="Nishit Ruparelia" w:date="2023-12-18T07:49:00Z">
        <w:r w:rsidDel="00F0649B">
          <w:delText xml:space="preserve">The client is solely responsible for providing </w:delText>
        </w:r>
        <w:r w:rsidR="00F551FE" w:rsidRPr="00F551FE" w:rsidDel="00F0649B">
          <w:delText>a safe area for “live” fire demonstration</w:delText>
        </w:r>
        <w:r w:rsidDel="00F0649B">
          <w:delText xml:space="preserve">s. NIMROD is not responsible for any property </w:delText>
        </w:r>
        <w:r w:rsidR="00F551FE" w:rsidRPr="00F551FE" w:rsidDel="00F0649B">
          <w:delText xml:space="preserve">damage </w:delText>
        </w:r>
        <w:r w:rsidDel="00F0649B">
          <w:delText xml:space="preserve">and injury to </w:delText>
        </w:r>
        <w:r w:rsidR="00F551FE" w:rsidRPr="00F551FE" w:rsidDel="00F0649B">
          <w:delText xml:space="preserve">personnel. </w:delText>
        </w:r>
      </w:del>
    </w:p>
    <w:p w14:paraId="4A0CCAD2" w14:textId="03546839" w:rsidR="00017CB1" w:rsidRPr="00017CB1" w:rsidDel="00F0649B" w:rsidRDefault="00F551FE">
      <w:pPr>
        <w:pStyle w:val="ListParagraph"/>
        <w:numPr>
          <w:ilvl w:val="1"/>
          <w:numId w:val="20"/>
        </w:numPr>
        <w:spacing w:before="120" w:line="19" w:lineRule="atLeast"/>
        <w:ind w:left="709" w:hanging="567"/>
        <w:jc w:val="both"/>
        <w:rPr>
          <w:del w:id="529" w:author="Nishit Ruparelia" w:date="2023-12-18T07:49:00Z"/>
          <w:b/>
          <w:bCs/>
        </w:rPr>
      </w:pPr>
      <w:del w:id="530" w:author="Nishit Ruparelia" w:date="2023-12-18T07:49:00Z">
        <w:r w:rsidRPr="00F551FE" w:rsidDel="00F0649B">
          <w:delText xml:space="preserve">Prior to conducting fire training and audit services, </w:delText>
        </w:r>
        <w:r w:rsidR="00017CB1" w:rsidDel="00F0649B">
          <w:delText xml:space="preserve">clients are </w:delText>
        </w:r>
        <w:r w:rsidRPr="00F551FE" w:rsidDel="00F0649B">
          <w:delText xml:space="preserve">advised to ensure appropriate insurance </w:delText>
        </w:r>
        <w:r w:rsidR="00017CB1" w:rsidDel="00F0649B">
          <w:delText xml:space="preserve">is in place for potential liabilities </w:delText>
        </w:r>
      </w:del>
    </w:p>
    <w:p w14:paraId="647AD1EB" w14:textId="3010A357" w:rsidR="00017CB1" w:rsidRPr="00017CB1" w:rsidDel="00F0649B" w:rsidRDefault="00017CB1">
      <w:pPr>
        <w:pStyle w:val="ListParagraph"/>
        <w:numPr>
          <w:ilvl w:val="1"/>
          <w:numId w:val="20"/>
        </w:numPr>
        <w:spacing w:before="120" w:line="19" w:lineRule="atLeast"/>
        <w:ind w:left="709" w:hanging="567"/>
        <w:jc w:val="both"/>
        <w:rPr>
          <w:del w:id="531" w:author="Nishit Ruparelia" w:date="2023-12-18T07:49:00Z"/>
          <w:b/>
          <w:bCs/>
        </w:rPr>
      </w:pPr>
      <w:del w:id="532" w:author="Nishit Ruparelia" w:date="2023-12-18T07:49:00Z">
        <w:r w:rsidDel="00F0649B">
          <w:delText>NIMROD</w:delText>
        </w:r>
        <w:r w:rsidR="00F551FE" w:rsidRPr="00F551FE" w:rsidDel="00F0649B">
          <w:delText xml:space="preserve"> staff reserve the right to decline practical demonstration</w:delText>
        </w:r>
        <w:r w:rsidDel="00F0649B">
          <w:delText>s</w:delText>
        </w:r>
        <w:r w:rsidR="00F551FE" w:rsidRPr="00F551FE" w:rsidDel="00F0649B">
          <w:delText xml:space="preserve"> if</w:delText>
        </w:r>
        <w:r w:rsidDel="00F0649B">
          <w:delText xml:space="preserve"> they deem them unsafe.</w:delText>
        </w:r>
      </w:del>
    </w:p>
    <w:p w14:paraId="648AC2B8" w14:textId="4B1794DB" w:rsidR="00F551FE" w:rsidRPr="00F551FE" w:rsidDel="00E90FD3" w:rsidRDefault="00F551FE" w:rsidP="00F57F12">
      <w:pPr>
        <w:pStyle w:val="ListParagraph"/>
        <w:spacing w:before="120" w:line="19" w:lineRule="atLeast"/>
        <w:ind w:left="709" w:hanging="567"/>
        <w:jc w:val="both"/>
        <w:rPr>
          <w:del w:id="533" w:author="Nishit Ruparelia" w:date="2023-12-18T08:16:00Z"/>
          <w:b/>
          <w:bCs/>
        </w:rPr>
      </w:pPr>
    </w:p>
    <w:p w14:paraId="44C6EEFB" w14:textId="12901423" w:rsidR="00017CB1" w:rsidDel="00E90FD3" w:rsidRDefault="00F551FE">
      <w:pPr>
        <w:pStyle w:val="ListParagraph"/>
        <w:numPr>
          <w:ilvl w:val="0"/>
          <w:numId w:val="1"/>
        </w:numPr>
        <w:spacing w:before="120" w:line="19" w:lineRule="atLeast"/>
        <w:ind w:left="709" w:hanging="567"/>
        <w:jc w:val="both"/>
        <w:rPr>
          <w:del w:id="534" w:author="Nishit Ruparelia" w:date="2023-12-18T08:16:00Z"/>
          <w:b/>
          <w:bCs/>
        </w:rPr>
      </w:pPr>
      <w:del w:id="535" w:author="Nishit Ruparelia" w:date="2023-12-18T08:16:00Z">
        <w:r w:rsidRPr="00F551FE" w:rsidDel="00E90FD3">
          <w:rPr>
            <w:b/>
            <w:bCs/>
          </w:rPr>
          <w:delText>MISUSE AND TAMPERING</w:delText>
        </w:r>
      </w:del>
    </w:p>
    <w:p w14:paraId="08D7AB97" w14:textId="371F85EF" w:rsidR="00017CB1" w:rsidRPr="00017CB1" w:rsidDel="004F17E7" w:rsidRDefault="00F551FE">
      <w:pPr>
        <w:pStyle w:val="ListParagraph"/>
        <w:numPr>
          <w:ilvl w:val="1"/>
          <w:numId w:val="21"/>
        </w:numPr>
        <w:spacing w:before="120" w:line="19" w:lineRule="atLeast"/>
        <w:ind w:left="709" w:hanging="567"/>
        <w:jc w:val="both"/>
        <w:rPr>
          <w:del w:id="536" w:author="Nishit Ruparelia" w:date="2023-12-18T07:59:00Z"/>
          <w:b/>
          <w:bCs/>
        </w:rPr>
      </w:pPr>
      <w:del w:id="537" w:author="Nishit Ruparelia" w:date="2023-12-18T07:59:00Z">
        <w:r w:rsidRPr="00F551FE" w:rsidDel="004F17E7">
          <w:delText>Any misuse, tampering, or interference with fire equipment or alarm</w:delText>
        </w:r>
        <w:r w:rsidR="00017CB1" w:rsidDel="004F17E7">
          <w:delText>s</w:delText>
        </w:r>
        <w:r w:rsidRPr="00F551FE" w:rsidDel="004F17E7">
          <w:delText xml:space="preserve">, </w:delText>
        </w:r>
        <w:r w:rsidR="00017CB1" w:rsidDel="004F17E7">
          <w:delText xml:space="preserve">except for </w:delText>
        </w:r>
        <w:r w:rsidRPr="00F551FE" w:rsidDel="004F17E7">
          <w:delText xml:space="preserve">use in real-life </w:delText>
        </w:r>
        <w:r w:rsidR="00017CB1" w:rsidDel="004F17E7">
          <w:delText>s</w:delText>
        </w:r>
        <w:r w:rsidRPr="00F551FE" w:rsidDel="004F17E7">
          <w:delText>ituation</w:delText>
        </w:r>
        <w:r w:rsidR="00017CB1" w:rsidDel="004F17E7">
          <w:delText>s</w:delText>
        </w:r>
        <w:r w:rsidRPr="00F551FE" w:rsidDel="004F17E7">
          <w:delText>, absolves NIMROD from any liability</w:delText>
        </w:r>
        <w:r w:rsidR="00017CB1" w:rsidDel="004F17E7">
          <w:delText xml:space="preserve">. </w:delText>
        </w:r>
      </w:del>
    </w:p>
    <w:p w14:paraId="56013631" w14:textId="12376DF2" w:rsidR="00017CB1" w:rsidRPr="00F57F12" w:rsidDel="004F17E7" w:rsidRDefault="00F551FE">
      <w:pPr>
        <w:pStyle w:val="ListParagraph"/>
        <w:numPr>
          <w:ilvl w:val="1"/>
          <w:numId w:val="21"/>
        </w:numPr>
        <w:spacing w:before="120" w:line="19" w:lineRule="atLeast"/>
        <w:ind w:left="709" w:hanging="567"/>
        <w:jc w:val="both"/>
        <w:rPr>
          <w:del w:id="538" w:author="Nishit Ruparelia" w:date="2023-12-18T07:59:00Z"/>
          <w:b/>
          <w:bCs/>
        </w:rPr>
      </w:pPr>
      <w:del w:id="539" w:author="Nishit Ruparelia" w:date="2023-12-18T07:59:00Z">
        <w:r w:rsidRPr="00F551FE" w:rsidDel="004F17E7">
          <w:delText xml:space="preserve">The </w:delText>
        </w:r>
      </w:del>
      <w:del w:id="540" w:author="Nishit Ruparelia" w:date="2023-12-11T09:45:00Z">
        <w:r w:rsidRPr="00F551FE" w:rsidDel="00B9422A">
          <w:delText xml:space="preserve">customer </w:delText>
        </w:r>
      </w:del>
      <w:ins w:id="541" w:author="Rishi Ruparelia (CTR)" w:date="2023-12-09T15:02:00Z">
        <w:del w:id="542" w:author="Nishit Ruparelia" w:date="2023-12-11T09:45:00Z">
          <w:r w:rsidR="00650CA3" w:rsidRPr="00650CA3" w:rsidDel="00B9422A">
            <w:rPr>
              <w:color w:val="0070C0"/>
              <w:rPrChange w:id="543" w:author="Rishi Ruparelia (CTR)" w:date="2023-12-09T15:02:00Z">
                <w:rPr/>
              </w:rPrChange>
            </w:rPr>
            <w:delText>[or client</w:delText>
          </w:r>
          <w:r w:rsidR="00650CA3" w:rsidDel="00B9422A">
            <w:rPr>
              <w:color w:val="0070C0"/>
            </w:rPr>
            <w:delText>?</w:delText>
          </w:r>
          <w:r w:rsidR="00650CA3" w:rsidRPr="00650CA3" w:rsidDel="00B9422A">
            <w:rPr>
              <w:color w:val="0070C0"/>
              <w:rPrChange w:id="544" w:author="Rishi Ruparelia (CTR)" w:date="2023-12-09T15:02:00Z">
                <w:rPr/>
              </w:rPrChange>
            </w:rPr>
            <w:delText>]</w:delText>
          </w:r>
        </w:del>
        <w:del w:id="545" w:author="Nishit Ruparelia" w:date="2023-12-18T07:59:00Z">
          <w:r w:rsidR="00650CA3" w:rsidDel="004F17E7">
            <w:delText xml:space="preserve"> </w:delText>
          </w:r>
        </w:del>
      </w:ins>
      <w:del w:id="546" w:author="Nishit Ruparelia" w:date="2023-12-18T07:59:00Z">
        <w:r w:rsidRPr="00F551FE" w:rsidDel="004F17E7">
          <w:delText>agrees to ensure that all individuals on their premises are educated and informed about the proper use of fire equipment</w:delText>
        </w:r>
        <w:r w:rsidR="00017CB1" w:rsidDel="004F17E7">
          <w:delText>.</w:delText>
        </w:r>
      </w:del>
    </w:p>
    <w:p w14:paraId="1E1FEC68" w14:textId="71068AA0" w:rsidR="00F57F12" w:rsidRPr="00F57F12" w:rsidDel="00E90FD3" w:rsidRDefault="00F57F12" w:rsidP="00F57F12">
      <w:pPr>
        <w:pStyle w:val="ListParagraph"/>
        <w:spacing w:before="120" w:line="19" w:lineRule="atLeast"/>
        <w:ind w:left="709"/>
        <w:jc w:val="both"/>
        <w:rPr>
          <w:del w:id="547" w:author="Nishit Ruparelia" w:date="2023-12-18T08:17:00Z"/>
          <w:b/>
          <w:bCs/>
        </w:rPr>
      </w:pPr>
    </w:p>
    <w:p w14:paraId="3B8CA07F" w14:textId="3AADB0C2" w:rsidR="00F551FE" w:rsidDel="004F17E7" w:rsidRDefault="00F551FE">
      <w:pPr>
        <w:pStyle w:val="ListParagraph"/>
        <w:numPr>
          <w:ilvl w:val="0"/>
          <w:numId w:val="1"/>
        </w:numPr>
        <w:spacing w:before="120" w:line="19" w:lineRule="atLeast"/>
        <w:ind w:left="709" w:hanging="567"/>
        <w:jc w:val="both"/>
        <w:rPr>
          <w:del w:id="548" w:author="Nishit Ruparelia" w:date="2023-12-18T07:55:00Z"/>
          <w:b/>
          <w:bCs/>
        </w:rPr>
      </w:pPr>
      <w:del w:id="549" w:author="Nishit Ruparelia" w:date="2023-12-18T07:55:00Z">
        <w:r w:rsidRPr="00F551FE" w:rsidDel="004F17E7">
          <w:rPr>
            <w:b/>
            <w:bCs/>
          </w:rPr>
          <w:delText>IN-HOUSE SERVICE FOR EQUIPMENT</w:delText>
        </w:r>
      </w:del>
    </w:p>
    <w:p w14:paraId="777BC0BB" w14:textId="2D6D2D76" w:rsidR="00F551FE" w:rsidRPr="00F551FE" w:rsidDel="004F17E7" w:rsidRDefault="00F551FE">
      <w:pPr>
        <w:pStyle w:val="ListParagraph"/>
        <w:numPr>
          <w:ilvl w:val="1"/>
          <w:numId w:val="6"/>
        </w:numPr>
        <w:spacing w:before="120" w:line="19" w:lineRule="atLeast"/>
        <w:ind w:left="709" w:hanging="567"/>
        <w:jc w:val="both"/>
        <w:rPr>
          <w:del w:id="550" w:author="Nishit Ruparelia" w:date="2023-12-18T07:55:00Z"/>
        </w:rPr>
      </w:pPr>
      <w:del w:id="551" w:author="Nishit Ruparelia" w:date="2023-12-18T07:55:00Z">
        <w:r w:rsidRPr="00F551FE" w:rsidDel="004F17E7">
          <w:delText xml:space="preserve">Equipment that has been </w:delText>
        </w:r>
        <w:r w:rsidR="00017CB1" w:rsidDel="004F17E7">
          <w:delText xml:space="preserve">received for in-house service </w:delText>
        </w:r>
        <w:r w:rsidRPr="00F551FE" w:rsidDel="004F17E7">
          <w:delText xml:space="preserve">will be subject to the following charges: </w:delText>
        </w:r>
      </w:del>
    </w:p>
    <w:p w14:paraId="7AA7B6FA" w14:textId="51501D3E" w:rsidR="00F551FE" w:rsidRPr="00F551FE" w:rsidDel="004F17E7" w:rsidRDefault="00F551FE">
      <w:pPr>
        <w:pStyle w:val="ListParagraph"/>
        <w:numPr>
          <w:ilvl w:val="1"/>
          <w:numId w:val="7"/>
        </w:numPr>
        <w:tabs>
          <w:tab w:val="left" w:pos="993"/>
        </w:tabs>
        <w:spacing w:before="120" w:line="19" w:lineRule="atLeast"/>
        <w:ind w:left="709" w:firstLine="0"/>
        <w:jc w:val="both"/>
        <w:rPr>
          <w:del w:id="552" w:author="Nishit Ruparelia" w:date="2023-12-18T07:55:00Z"/>
        </w:rPr>
      </w:pPr>
      <w:del w:id="553" w:author="Nishit Ruparelia" w:date="2023-12-18T07:55:00Z">
        <w:r w:rsidRPr="00F551FE" w:rsidDel="004F17E7">
          <w:delText xml:space="preserve">Labour charge </w:delText>
        </w:r>
      </w:del>
    </w:p>
    <w:p w14:paraId="75DDEB1E" w14:textId="5B15A2BC" w:rsidR="00F551FE" w:rsidDel="004F17E7" w:rsidRDefault="00F551FE">
      <w:pPr>
        <w:pStyle w:val="ListParagraph"/>
        <w:numPr>
          <w:ilvl w:val="1"/>
          <w:numId w:val="7"/>
        </w:numPr>
        <w:tabs>
          <w:tab w:val="left" w:pos="993"/>
        </w:tabs>
        <w:spacing w:before="120" w:line="19" w:lineRule="atLeast"/>
        <w:ind w:left="709" w:firstLine="0"/>
        <w:jc w:val="both"/>
        <w:rPr>
          <w:del w:id="554" w:author="Nishit Ruparelia" w:date="2023-12-18T07:55:00Z"/>
        </w:rPr>
      </w:pPr>
      <w:del w:id="555" w:author="Nishit Ruparelia" w:date="2023-12-18T07:55:00Z">
        <w:r w:rsidRPr="00F551FE" w:rsidDel="004F17E7">
          <w:delText xml:space="preserve">Minimum diagnosis charge </w:delText>
        </w:r>
      </w:del>
    </w:p>
    <w:p w14:paraId="5C32ABBE" w14:textId="07980618" w:rsidR="00F551FE" w:rsidDel="004F17E7" w:rsidRDefault="00F551FE">
      <w:pPr>
        <w:pStyle w:val="ListParagraph"/>
        <w:numPr>
          <w:ilvl w:val="1"/>
          <w:numId w:val="7"/>
        </w:numPr>
        <w:tabs>
          <w:tab w:val="left" w:pos="993"/>
        </w:tabs>
        <w:spacing w:before="120" w:line="19" w:lineRule="atLeast"/>
        <w:ind w:left="709" w:firstLine="0"/>
        <w:jc w:val="both"/>
        <w:rPr>
          <w:del w:id="556" w:author="Nishit Ruparelia" w:date="2023-12-18T07:55:00Z"/>
        </w:rPr>
      </w:pPr>
      <w:del w:id="557" w:author="Nishit Ruparelia" w:date="2023-12-18T07:55:00Z">
        <w:r w:rsidRPr="00F551FE" w:rsidDel="004F17E7">
          <w:delText xml:space="preserve">Collection/delivery charge depending on </w:delText>
        </w:r>
        <w:r w:rsidR="00017CB1" w:rsidDel="004F17E7">
          <w:delText>the</w:delText>
        </w:r>
        <w:r w:rsidRPr="00F551FE" w:rsidDel="004F17E7">
          <w:delText xml:space="preserve"> return location</w:delText>
        </w:r>
      </w:del>
    </w:p>
    <w:p w14:paraId="57CE216A" w14:textId="4ECB6518" w:rsidR="00F551FE" w:rsidDel="004F17E7" w:rsidRDefault="00F551FE">
      <w:pPr>
        <w:pStyle w:val="ListParagraph"/>
        <w:numPr>
          <w:ilvl w:val="1"/>
          <w:numId w:val="6"/>
        </w:numPr>
        <w:spacing w:before="120" w:line="19" w:lineRule="atLeast"/>
        <w:ind w:left="709" w:hanging="567"/>
        <w:jc w:val="both"/>
        <w:rPr>
          <w:del w:id="558" w:author="Nishit Ruparelia" w:date="2023-12-18T07:55:00Z"/>
        </w:rPr>
      </w:pPr>
      <w:del w:id="559" w:author="Nishit Ruparelia" w:date="2023-12-18T07:55:00Z">
        <w:r w:rsidRPr="00F551FE" w:rsidDel="004F17E7">
          <w:delText xml:space="preserve">Clients who do not approve our service/repair estimate or fail to collect ready equipment within 2 weeks </w:delText>
        </w:r>
        <w:r w:rsidR="00017CB1" w:rsidDel="004F17E7">
          <w:delText>of our notice</w:delText>
        </w:r>
        <w:r w:rsidRPr="00F551FE" w:rsidDel="004F17E7">
          <w:delText xml:space="preserve"> </w:delText>
        </w:r>
        <w:r w:rsidR="00017CB1" w:rsidDel="004F17E7">
          <w:delText>are</w:delText>
        </w:r>
        <w:r w:rsidRPr="00F551FE" w:rsidDel="004F17E7">
          <w:delText xml:space="preserve"> liable to storage charges</w:delText>
        </w:r>
        <w:r w:rsidRPr="00017CB1" w:rsidDel="004F17E7">
          <w:rPr>
            <w:color w:val="FF0000"/>
          </w:rPr>
          <w:delText xml:space="preserve"> </w:delText>
        </w:r>
        <w:r w:rsidR="00017CB1" w:rsidDel="004F17E7">
          <w:rPr>
            <w:color w:val="FF0000"/>
          </w:rPr>
          <w:delText>[</w:delText>
        </w:r>
        <w:r w:rsidRPr="00017CB1" w:rsidDel="004F17E7">
          <w:rPr>
            <w:color w:val="FF0000"/>
          </w:rPr>
          <w:delText xml:space="preserve">of 100/- plus VAT per unit, per day. </w:delText>
        </w:r>
        <w:r w:rsidR="00017CB1" w:rsidDel="004F17E7">
          <w:rPr>
            <w:color w:val="FF0000"/>
          </w:rPr>
          <w:delText>]</w:delText>
        </w:r>
      </w:del>
    </w:p>
    <w:p w14:paraId="6C3C7E7F" w14:textId="7E1F62FA" w:rsidR="00F551FE" w:rsidRPr="00F551FE" w:rsidDel="004F17E7" w:rsidRDefault="00F551FE">
      <w:pPr>
        <w:pStyle w:val="ListParagraph"/>
        <w:numPr>
          <w:ilvl w:val="1"/>
          <w:numId w:val="6"/>
        </w:numPr>
        <w:spacing w:before="120" w:line="19" w:lineRule="atLeast"/>
        <w:ind w:left="709" w:hanging="567"/>
        <w:jc w:val="both"/>
        <w:rPr>
          <w:del w:id="560" w:author="Nishit Ruparelia" w:date="2023-12-18T07:55:00Z"/>
        </w:rPr>
      </w:pPr>
      <w:del w:id="561" w:author="Nishit Ruparelia" w:date="2023-12-18T07:55:00Z">
        <w:r w:rsidRPr="00F551FE" w:rsidDel="004F17E7">
          <w:delText xml:space="preserve">A minimum charge </w:delText>
        </w:r>
        <w:r w:rsidRPr="00017CB1" w:rsidDel="004F17E7">
          <w:rPr>
            <w:color w:val="FF0000"/>
          </w:rPr>
          <w:delText>of 4000/- plus VAT</w:delText>
        </w:r>
        <w:r w:rsidRPr="00F551FE" w:rsidDel="004F17E7">
          <w:delText xml:space="preserve"> </w:delText>
        </w:r>
        <w:r w:rsidR="00017CB1" w:rsidDel="004F17E7">
          <w:delText>applies</w:delText>
        </w:r>
        <w:r w:rsidRPr="00F551FE" w:rsidDel="004F17E7">
          <w:delText xml:space="preserve"> for pumps that </w:delText>
        </w:r>
        <w:r w:rsidR="00017CB1" w:rsidDel="004F17E7">
          <w:delText xml:space="preserve">require </w:delText>
        </w:r>
        <w:r w:rsidRPr="00F551FE" w:rsidDel="004F17E7">
          <w:delText>inspection</w:delText>
        </w:r>
        <w:r w:rsidR="00017CB1" w:rsidDel="004F17E7">
          <w:delText>/</w:delText>
        </w:r>
        <w:r w:rsidRPr="00F551FE" w:rsidDel="004F17E7">
          <w:delText>repair at our workshop.</w:delText>
        </w:r>
      </w:del>
    </w:p>
    <w:p w14:paraId="1783F1FD" w14:textId="11BBE439" w:rsidR="000223A3" w:rsidDel="00E90FD3" w:rsidRDefault="000223A3" w:rsidP="00F57F12">
      <w:pPr>
        <w:spacing w:before="120" w:line="19" w:lineRule="atLeast"/>
        <w:ind w:left="709" w:hanging="567"/>
        <w:contextualSpacing/>
        <w:jc w:val="both"/>
        <w:rPr>
          <w:del w:id="562" w:author="Nishit Ruparelia" w:date="2023-12-18T08:17:00Z"/>
          <w:b/>
          <w:bCs/>
        </w:rPr>
      </w:pPr>
    </w:p>
    <w:p w14:paraId="749074F9" w14:textId="59B980D5" w:rsidR="00F551FE" w:rsidDel="00E90FD3" w:rsidRDefault="00F551FE" w:rsidP="00F57F12">
      <w:pPr>
        <w:spacing w:before="120" w:line="19" w:lineRule="atLeast"/>
        <w:ind w:left="709" w:hanging="567"/>
        <w:contextualSpacing/>
        <w:jc w:val="both"/>
        <w:rPr>
          <w:del w:id="563" w:author="Nishit Ruparelia" w:date="2023-12-18T08:17:00Z"/>
          <w:b/>
          <w:bCs/>
        </w:rPr>
      </w:pPr>
    </w:p>
    <w:p w14:paraId="1DF59AF6" w14:textId="37E01AA7" w:rsidR="00017CB1" w:rsidDel="00E90FD3" w:rsidRDefault="00017CB1" w:rsidP="00F57F12">
      <w:pPr>
        <w:spacing w:before="120" w:line="19" w:lineRule="atLeast"/>
        <w:ind w:left="709" w:hanging="567"/>
        <w:contextualSpacing/>
        <w:jc w:val="both"/>
        <w:rPr>
          <w:del w:id="564" w:author="Nishit Ruparelia" w:date="2023-12-18T08:17:00Z"/>
          <w:b/>
          <w:bCs/>
        </w:rPr>
      </w:pPr>
    </w:p>
    <w:p w14:paraId="3F40C623" w14:textId="0E00E87C" w:rsidR="00572541" w:rsidDel="00E90FD3" w:rsidRDefault="00572541" w:rsidP="00F57F12">
      <w:pPr>
        <w:spacing w:before="120" w:line="19" w:lineRule="atLeast"/>
        <w:ind w:left="709" w:hanging="567"/>
        <w:contextualSpacing/>
        <w:jc w:val="both"/>
        <w:rPr>
          <w:del w:id="565" w:author="Nishit Ruparelia" w:date="2023-12-18T08:17:00Z"/>
          <w:b/>
          <w:bCs/>
        </w:rPr>
      </w:pPr>
    </w:p>
    <w:p w14:paraId="53D8C394" w14:textId="1A956DF1" w:rsidR="00572541" w:rsidDel="00E90FD3" w:rsidRDefault="00572541" w:rsidP="00F57F12">
      <w:pPr>
        <w:spacing w:before="120" w:line="19" w:lineRule="atLeast"/>
        <w:ind w:left="709" w:hanging="567"/>
        <w:contextualSpacing/>
        <w:jc w:val="both"/>
        <w:rPr>
          <w:del w:id="566" w:author="Nishit Ruparelia" w:date="2023-12-18T08:17:00Z"/>
          <w:b/>
          <w:bCs/>
        </w:rPr>
      </w:pPr>
    </w:p>
    <w:p w14:paraId="63362C0F" w14:textId="5A7FA9AE" w:rsidR="00F551FE" w:rsidDel="00E90FD3" w:rsidRDefault="00F551FE" w:rsidP="00F57F12">
      <w:pPr>
        <w:spacing w:before="120" w:line="19" w:lineRule="atLeast"/>
        <w:ind w:left="709" w:hanging="567"/>
        <w:contextualSpacing/>
        <w:jc w:val="both"/>
        <w:rPr>
          <w:del w:id="567" w:author="Nishit Ruparelia" w:date="2023-12-18T08:17:00Z"/>
          <w:b/>
          <w:bCs/>
        </w:rPr>
      </w:pPr>
    </w:p>
    <w:p w14:paraId="39F8E6E5" w14:textId="6B6DC477" w:rsidR="00A04E98" w:rsidDel="00462F8F" w:rsidRDefault="00A04E98" w:rsidP="00F57F12">
      <w:pPr>
        <w:spacing w:before="120" w:line="19" w:lineRule="atLeast"/>
        <w:ind w:left="709" w:hanging="567"/>
        <w:contextualSpacing/>
        <w:jc w:val="both"/>
        <w:rPr>
          <w:del w:id="568" w:author="Nishit Ruparelia" w:date="2023-12-18T08:26:00Z"/>
        </w:rPr>
      </w:pPr>
      <w:del w:id="569" w:author="Nishit Ruparelia" w:date="2023-12-18T08:26:00Z">
        <w:r w:rsidDel="00462F8F">
          <w:delText>Comments / questions</w:delText>
        </w:r>
      </w:del>
    </w:p>
    <w:p w14:paraId="3AD42719" w14:textId="24849F18" w:rsidR="00A04E98" w:rsidDel="00462F8F" w:rsidRDefault="00A04E98">
      <w:pPr>
        <w:pStyle w:val="ListParagraph"/>
        <w:numPr>
          <w:ilvl w:val="0"/>
          <w:numId w:val="2"/>
        </w:numPr>
        <w:spacing w:before="120" w:line="19" w:lineRule="atLeast"/>
        <w:ind w:left="709" w:hanging="567"/>
        <w:jc w:val="both"/>
        <w:rPr>
          <w:del w:id="570" w:author="Nishit Ruparelia" w:date="2023-12-18T08:26:00Z"/>
        </w:rPr>
      </w:pPr>
      <w:del w:id="571" w:author="Nishit Ruparelia" w:date="2023-12-18T08:26:00Z">
        <w:r w:rsidDel="00462F8F">
          <w:delText>What about any insurance that you might have in place in case of delivery issues or damages while transporting</w:delText>
        </w:r>
      </w:del>
    </w:p>
    <w:p w14:paraId="3CC738FA" w14:textId="172A0EEE" w:rsidR="00A04E98" w:rsidDel="00462F8F" w:rsidRDefault="00A04E98">
      <w:pPr>
        <w:pStyle w:val="ListParagraph"/>
        <w:numPr>
          <w:ilvl w:val="0"/>
          <w:numId w:val="2"/>
        </w:numPr>
        <w:spacing w:before="120" w:line="19" w:lineRule="atLeast"/>
        <w:ind w:left="709" w:hanging="567"/>
        <w:jc w:val="both"/>
        <w:rPr>
          <w:del w:id="572" w:author="Nishit Ruparelia" w:date="2023-12-18T08:26:00Z"/>
        </w:rPr>
      </w:pPr>
      <w:del w:id="573" w:author="Nishit Ruparelia" w:date="2023-12-18T08:26:00Z">
        <w:r w:rsidDel="00462F8F">
          <w:delText>What about parking at client premises</w:delText>
        </w:r>
      </w:del>
    </w:p>
    <w:p w14:paraId="372F6A4E" w14:textId="3E665559" w:rsidR="001240BB" w:rsidRDefault="00A04E98" w:rsidP="00CA28B7">
      <w:pPr>
        <w:spacing w:before="120" w:line="19" w:lineRule="atLeast"/>
        <w:contextualSpacing/>
        <w:jc w:val="both"/>
      </w:pPr>
      <w:del w:id="574" w:author="Nishit Ruparelia" w:date="2023-12-18T08:26:00Z">
        <w:r w:rsidDel="00462F8F">
          <w:delText>What about disposing off any thing at the client premises – used labels, parts e</w:delText>
        </w:r>
      </w:del>
    </w:p>
    <w:sectPr w:rsidR="001240BB" w:rsidSect="000B0243">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3693"/>
    <w:multiLevelType w:val="multilevel"/>
    <w:tmpl w:val="C2C202C4"/>
    <w:lvl w:ilvl="0">
      <w:start w:val="13"/>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 w15:restartNumberingAfterBreak="0">
    <w:nsid w:val="01747109"/>
    <w:multiLevelType w:val="hybridMultilevel"/>
    <w:tmpl w:val="63064D08"/>
    <w:lvl w:ilvl="0" w:tplc="CDA6E4D6">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0170E"/>
    <w:multiLevelType w:val="multilevel"/>
    <w:tmpl w:val="4D4025AC"/>
    <w:lvl w:ilvl="0">
      <w:start w:val="9"/>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3" w15:restartNumberingAfterBreak="0">
    <w:nsid w:val="04B013DC"/>
    <w:multiLevelType w:val="multilevel"/>
    <w:tmpl w:val="08D4F43E"/>
    <w:lvl w:ilvl="0">
      <w:start w:val="3"/>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4" w15:restartNumberingAfterBreak="0">
    <w:nsid w:val="06576930"/>
    <w:multiLevelType w:val="multilevel"/>
    <w:tmpl w:val="562C4420"/>
    <w:lvl w:ilvl="0">
      <w:start w:val="11"/>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5" w15:restartNumberingAfterBreak="0">
    <w:nsid w:val="09007CF5"/>
    <w:multiLevelType w:val="multilevel"/>
    <w:tmpl w:val="4F1673B4"/>
    <w:lvl w:ilvl="0">
      <w:start w:val="13"/>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6" w15:restartNumberingAfterBreak="0">
    <w:nsid w:val="0C844DC3"/>
    <w:multiLevelType w:val="multilevel"/>
    <w:tmpl w:val="07FCBA3A"/>
    <w:lvl w:ilvl="0">
      <w:start w:val="12"/>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7" w15:restartNumberingAfterBreak="0">
    <w:nsid w:val="0CB81CE2"/>
    <w:multiLevelType w:val="multilevel"/>
    <w:tmpl w:val="70CCBFD6"/>
    <w:lvl w:ilvl="0">
      <w:start w:val="13"/>
      <w:numFmt w:val="decimal"/>
      <w:lvlText w:val="%1"/>
      <w:lvlJc w:val="left"/>
      <w:pPr>
        <w:ind w:left="384" w:hanging="384"/>
      </w:pPr>
      <w:rPr>
        <w:rFonts w:hint="default"/>
        <w:b w:val="0"/>
        <w:color w:val="FF0000"/>
      </w:rPr>
    </w:lvl>
    <w:lvl w:ilvl="1">
      <w:start w:val="1"/>
      <w:numFmt w:val="decimal"/>
      <w:lvlText w:val="%1.%2"/>
      <w:lvlJc w:val="left"/>
      <w:pPr>
        <w:ind w:left="526" w:hanging="384"/>
      </w:pPr>
      <w:rPr>
        <w:rFonts w:hint="default"/>
        <w:b w:val="0"/>
        <w:color w:val="FF0000"/>
      </w:rPr>
    </w:lvl>
    <w:lvl w:ilvl="2">
      <w:start w:val="1"/>
      <w:numFmt w:val="decimal"/>
      <w:lvlText w:val="%1.%2.%3"/>
      <w:lvlJc w:val="left"/>
      <w:pPr>
        <w:ind w:left="1004" w:hanging="720"/>
      </w:pPr>
      <w:rPr>
        <w:rFonts w:hint="default"/>
        <w:b w:val="0"/>
        <w:color w:val="FF0000"/>
      </w:rPr>
    </w:lvl>
    <w:lvl w:ilvl="3">
      <w:start w:val="1"/>
      <w:numFmt w:val="decimal"/>
      <w:lvlText w:val="%1.%2.%3.%4"/>
      <w:lvlJc w:val="left"/>
      <w:pPr>
        <w:ind w:left="1146" w:hanging="720"/>
      </w:pPr>
      <w:rPr>
        <w:rFonts w:hint="default"/>
        <w:b w:val="0"/>
        <w:color w:val="FF0000"/>
      </w:rPr>
    </w:lvl>
    <w:lvl w:ilvl="4">
      <w:start w:val="1"/>
      <w:numFmt w:val="decimal"/>
      <w:lvlText w:val="%1.%2.%3.%4.%5"/>
      <w:lvlJc w:val="left"/>
      <w:pPr>
        <w:ind w:left="1648" w:hanging="1080"/>
      </w:pPr>
      <w:rPr>
        <w:rFonts w:hint="default"/>
        <w:b w:val="0"/>
        <w:color w:val="FF0000"/>
      </w:rPr>
    </w:lvl>
    <w:lvl w:ilvl="5">
      <w:start w:val="1"/>
      <w:numFmt w:val="decimal"/>
      <w:lvlText w:val="%1.%2.%3.%4.%5.%6"/>
      <w:lvlJc w:val="left"/>
      <w:pPr>
        <w:ind w:left="1790" w:hanging="1080"/>
      </w:pPr>
      <w:rPr>
        <w:rFonts w:hint="default"/>
        <w:b w:val="0"/>
        <w:color w:val="FF0000"/>
      </w:rPr>
    </w:lvl>
    <w:lvl w:ilvl="6">
      <w:start w:val="1"/>
      <w:numFmt w:val="decimal"/>
      <w:lvlText w:val="%1.%2.%3.%4.%5.%6.%7"/>
      <w:lvlJc w:val="left"/>
      <w:pPr>
        <w:ind w:left="2292" w:hanging="1440"/>
      </w:pPr>
      <w:rPr>
        <w:rFonts w:hint="default"/>
        <w:b w:val="0"/>
        <w:color w:val="FF0000"/>
      </w:rPr>
    </w:lvl>
    <w:lvl w:ilvl="7">
      <w:start w:val="1"/>
      <w:numFmt w:val="decimal"/>
      <w:lvlText w:val="%1.%2.%3.%4.%5.%6.%7.%8"/>
      <w:lvlJc w:val="left"/>
      <w:pPr>
        <w:ind w:left="2434" w:hanging="1440"/>
      </w:pPr>
      <w:rPr>
        <w:rFonts w:hint="default"/>
        <w:b w:val="0"/>
        <w:color w:val="FF0000"/>
      </w:rPr>
    </w:lvl>
    <w:lvl w:ilvl="8">
      <w:start w:val="1"/>
      <w:numFmt w:val="decimal"/>
      <w:lvlText w:val="%1.%2.%3.%4.%5.%6.%7.%8.%9"/>
      <w:lvlJc w:val="left"/>
      <w:pPr>
        <w:ind w:left="2936" w:hanging="1800"/>
      </w:pPr>
      <w:rPr>
        <w:rFonts w:hint="default"/>
        <w:b w:val="0"/>
        <w:color w:val="FF0000"/>
      </w:rPr>
    </w:lvl>
  </w:abstractNum>
  <w:abstractNum w:abstractNumId="8" w15:restartNumberingAfterBreak="0">
    <w:nsid w:val="0D511EF6"/>
    <w:multiLevelType w:val="multilevel"/>
    <w:tmpl w:val="18B082A8"/>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9" w15:restartNumberingAfterBreak="0">
    <w:nsid w:val="10A71D06"/>
    <w:multiLevelType w:val="multilevel"/>
    <w:tmpl w:val="36BA06C0"/>
    <w:lvl w:ilvl="0">
      <w:start w:val="15"/>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10" w15:restartNumberingAfterBreak="0">
    <w:nsid w:val="12740CC0"/>
    <w:multiLevelType w:val="multilevel"/>
    <w:tmpl w:val="877AF95E"/>
    <w:lvl w:ilvl="0">
      <w:start w:val="18"/>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1" w15:restartNumberingAfterBreak="0">
    <w:nsid w:val="14791464"/>
    <w:multiLevelType w:val="hybridMultilevel"/>
    <w:tmpl w:val="F542A3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3581264">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281EA7"/>
    <w:multiLevelType w:val="multilevel"/>
    <w:tmpl w:val="4CFCE654"/>
    <w:lvl w:ilvl="0">
      <w:start w:val="14"/>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3" w15:restartNumberingAfterBreak="0">
    <w:nsid w:val="17C476BB"/>
    <w:multiLevelType w:val="multilevel"/>
    <w:tmpl w:val="8DB4A014"/>
    <w:lvl w:ilvl="0">
      <w:start w:val="10"/>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4" w15:restartNumberingAfterBreak="0">
    <w:nsid w:val="1E6301BB"/>
    <w:multiLevelType w:val="multilevel"/>
    <w:tmpl w:val="3D600F48"/>
    <w:lvl w:ilvl="0">
      <w:start w:val="7"/>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15" w15:restartNumberingAfterBreak="0">
    <w:nsid w:val="23411AFC"/>
    <w:multiLevelType w:val="multilevel"/>
    <w:tmpl w:val="C1685868"/>
    <w:lvl w:ilvl="0">
      <w:start w:val="7"/>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16" w15:restartNumberingAfterBreak="0">
    <w:nsid w:val="250B425F"/>
    <w:multiLevelType w:val="multilevel"/>
    <w:tmpl w:val="DFFEA436"/>
    <w:lvl w:ilvl="0">
      <w:start w:val="6"/>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7" w15:restartNumberingAfterBreak="0">
    <w:nsid w:val="26694994"/>
    <w:multiLevelType w:val="multilevel"/>
    <w:tmpl w:val="F4424066"/>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8" w15:restartNumberingAfterBreak="0">
    <w:nsid w:val="272C06A5"/>
    <w:multiLevelType w:val="multilevel"/>
    <w:tmpl w:val="4196A9A0"/>
    <w:lvl w:ilvl="0">
      <w:start w:val="14"/>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28B4473B"/>
    <w:multiLevelType w:val="multilevel"/>
    <w:tmpl w:val="DE0068AA"/>
    <w:lvl w:ilvl="0">
      <w:start w:val="17"/>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0" w15:restartNumberingAfterBreak="0">
    <w:nsid w:val="2D792E0B"/>
    <w:multiLevelType w:val="multilevel"/>
    <w:tmpl w:val="46D268FC"/>
    <w:lvl w:ilvl="0">
      <w:start w:val="4"/>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1" w15:restartNumberingAfterBreak="0">
    <w:nsid w:val="3043383A"/>
    <w:multiLevelType w:val="multilevel"/>
    <w:tmpl w:val="B104529C"/>
    <w:lvl w:ilvl="0">
      <w:start w:val="5"/>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22" w15:restartNumberingAfterBreak="0">
    <w:nsid w:val="326F0E6B"/>
    <w:multiLevelType w:val="multilevel"/>
    <w:tmpl w:val="C500110E"/>
    <w:lvl w:ilvl="0">
      <w:start w:val="14"/>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23" w15:restartNumberingAfterBreak="0">
    <w:nsid w:val="34B13538"/>
    <w:multiLevelType w:val="multilevel"/>
    <w:tmpl w:val="46D268FC"/>
    <w:lvl w:ilvl="0">
      <w:start w:val="9"/>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4" w15:restartNumberingAfterBreak="0">
    <w:nsid w:val="383D4E3A"/>
    <w:multiLevelType w:val="multilevel"/>
    <w:tmpl w:val="A244B9FC"/>
    <w:lvl w:ilvl="0">
      <w:start w:val="12"/>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5" w15:restartNumberingAfterBreak="0">
    <w:nsid w:val="3B002435"/>
    <w:multiLevelType w:val="multilevel"/>
    <w:tmpl w:val="86921D50"/>
    <w:lvl w:ilvl="0">
      <w:start w:val="15"/>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26" w15:restartNumberingAfterBreak="0">
    <w:nsid w:val="40B526F2"/>
    <w:multiLevelType w:val="multilevel"/>
    <w:tmpl w:val="8E665CEA"/>
    <w:lvl w:ilvl="0">
      <w:start w:val="14"/>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27" w15:restartNumberingAfterBreak="0">
    <w:nsid w:val="41A755CA"/>
    <w:multiLevelType w:val="multilevel"/>
    <w:tmpl w:val="46D268FC"/>
    <w:lvl w:ilvl="0">
      <w:start w:val="5"/>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8" w15:restartNumberingAfterBreak="0">
    <w:nsid w:val="429211A8"/>
    <w:multiLevelType w:val="multilevel"/>
    <w:tmpl w:val="37BA387E"/>
    <w:lvl w:ilvl="0">
      <w:start w:val="10"/>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59D5B76"/>
    <w:multiLevelType w:val="multilevel"/>
    <w:tmpl w:val="292E1FB0"/>
    <w:lvl w:ilvl="0">
      <w:start w:val="3"/>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30" w15:restartNumberingAfterBreak="0">
    <w:nsid w:val="4ACB0E19"/>
    <w:multiLevelType w:val="multilevel"/>
    <w:tmpl w:val="2934F4C6"/>
    <w:lvl w:ilvl="0">
      <w:start w:val="2"/>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31" w15:restartNumberingAfterBreak="0">
    <w:nsid w:val="4BA83859"/>
    <w:multiLevelType w:val="multilevel"/>
    <w:tmpl w:val="FE0E0DBC"/>
    <w:lvl w:ilvl="0">
      <w:start w:val="8"/>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32" w15:restartNumberingAfterBreak="0">
    <w:nsid w:val="4C176197"/>
    <w:multiLevelType w:val="multilevel"/>
    <w:tmpl w:val="5F0268D8"/>
    <w:lvl w:ilvl="0">
      <w:start w:val="12"/>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33" w15:restartNumberingAfterBreak="0">
    <w:nsid w:val="4CC279FE"/>
    <w:multiLevelType w:val="multilevel"/>
    <w:tmpl w:val="8C30A2A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E3A3D7A"/>
    <w:multiLevelType w:val="multilevel"/>
    <w:tmpl w:val="5E961B5E"/>
    <w:lvl w:ilvl="0">
      <w:start w:val="19"/>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03B39EE"/>
    <w:multiLevelType w:val="multilevel"/>
    <w:tmpl w:val="60089034"/>
    <w:lvl w:ilvl="0">
      <w:start w:val="15"/>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6" w15:restartNumberingAfterBreak="0">
    <w:nsid w:val="517D006E"/>
    <w:multiLevelType w:val="multilevel"/>
    <w:tmpl w:val="67405DFC"/>
    <w:lvl w:ilvl="0">
      <w:start w:val="4"/>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37" w15:restartNumberingAfterBreak="0">
    <w:nsid w:val="52F41270"/>
    <w:multiLevelType w:val="multilevel"/>
    <w:tmpl w:val="EDBE131A"/>
    <w:lvl w:ilvl="0">
      <w:start w:val="6"/>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38" w15:restartNumberingAfterBreak="0">
    <w:nsid w:val="53540899"/>
    <w:multiLevelType w:val="multilevel"/>
    <w:tmpl w:val="E9002F84"/>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39" w15:restartNumberingAfterBreak="0">
    <w:nsid w:val="59137ED4"/>
    <w:multiLevelType w:val="multilevel"/>
    <w:tmpl w:val="C5A25700"/>
    <w:lvl w:ilvl="0">
      <w:start w:val="9"/>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5F7E3574"/>
    <w:multiLevelType w:val="multilevel"/>
    <w:tmpl w:val="B66A8C5A"/>
    <w:lvl w:ilvl="0">
      <w:start w:val="16"/>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41" w15:restartNumberingAfterBreak="0">
    <w:nsid w:val="62AA4C78"/>
    <w:multiLevelType w:val="multilevel"/>
    <w:tmpl w:val="6C98A25E"/>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color w:val="auto"/>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67CD7E59"/>
    <w:multiLevelType w:val="multilevel"/>
    <w:tmpl w:val="D92CF424"/>
    <w:lvl w:ilvl="0">
      <w:start w:val="14"/>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43" w15:restartNumberingAfterBreak="0">
    <w:nsid w:val="6B795C87"/>
    <w:multiLevelType w:val="multilevel"/>
    <w:tmpl w:val="022A4616"/>
    <w:lvl w:ilvl="0">
      <w:start w:val="11"/>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6BA30E6D"/>
    <w:multiLevelType w:val="multilevel"/>
    <w:tmpl w:val="46D268FC"/>
    <w:lvl w:ilvl="0">
      <w:start w:val="8"/>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45" w15:restartNumberingAfterBreak="0">
    <w:nsid w:val="6C31570A"/>
    <w:multiLevelType w:val="multilevel"/>
    <w:tmpl w:val="A0F202F6"/>
    <w:lvl w:ilvl="0">
      <w:start w:val="10"/>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46" w15:restartNumberingAfterBreak="0">
    <w:nsid w:val="6C542EFC"/>
    <w:multiLevelType w:val="multilevel"/>
    <w:tmpl w:val="63144E4A"/>
    <w:lvl w:ilvl="0">
      <w:start w:val="11"/>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47" w15:restartNumberingAfterBreak="0">
    <w:nsid w:val="72667695"/>
    <w:multiLevelType w:val="singleLevel"/>
    <w:tmpl w:val="01FEE926"/>
    <w:lvl w:ilvl="0">
      <w:start w:val="1"/>
      <w:numFmt w:val="decimal"/>
      <w:lvlText w:val="%1."/>
      <w:legacy w:legacy="1" w:legacySpace="0" w:legacyIndent="283"/>
      <w:lvlJc w:val="left"/>
      <w:pPr>
        <w:ind w:left="283" w:hanging="283"/>
      </w:pPr>
    </w:lvl>
  </w:abstractNum>
  <w:abstractNum w:abstractNumId="48" w15:restartNumberingAfterBreak="0">
    <w:nsid w:val="733F7F8E"/>
    <w:multiLevelType w:val="multilevel"/>
    <w:tmpl w:val="9BD0EAC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74012884"/>
    <w:multiLevelType w:val="multilevel"/>
    <w:tmpl w:val="A9DA9DDA"/>
    <w:lvl w:ilvl="0">
      <w:start w:val="19"/>
      <w:numFmt w:val="decimal"/>
      <w:lvlText w:val="%1"/>
      <w:lvlJc w:val="left"/>
      <w:pPr>
        <w:ind w:left="384" w:hanging="384"/>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0" w15:restartNumberingAfterBreak="0">
    <w:nsid w:val="74A53419"/>
    <w:multiLevelType w:val="multilevel"/>
    <w:tmpl w:val="DAC6703C"/>
    <w:lvl w:ilvl="0">
      <w:start w:val="14"/>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51" w15:restartNumberingAfterBreak="0">
    <w:nsid w:val="75E92B89"/>
    <w:multiLevelType w:val="multilevel"/>
    <w:tmpl w:val="E1D06BF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76D3477B"/>
    <w:multiLevelType w:val="multilevel"/>
    <w:tmpl w:val="ED0C9D6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9092150"/>
    <w:multiLevelType w:val="multilevel"/>
    <w:tmpl w:val="46D268FC"/>
    <w:lvl w:ilvl="0">
      <w:start w:val="6"/>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4" w15:restartNumberingAfterBreak="0">
    <w:nsid w:val="7926747E"/>
    <w:multiLevelType w:val="multilevel"/>
    <w:tmpl w:val="7C7E575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080" w:hanging="360"/>
      </w:p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AFC55A2"/>
    <w:multiLevelType w:val="multilevel"/>
    <w:tmpl w:val="BC84BAE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56" w15:restartNumberingAfterBreak="0">
    <w:nsid w:val="7B0D642E"/>
    <w:multiLevelType w:val="multilevel"/>
    <w:tmpl w:val="052CD226"/>
    <w:lvl w:ilvl="0">
      <w:start w:val="1"/>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57" w15:restartNumberingAfterBreak="0">
    <w:nsid w:val="7BBB794C"/>
    <w:multiLevelType w:val="multilevel"/>
    <w:tmpl w:val="46D268FC"/>
    <w:lvl w:ilvl="0">
      <w:start w:val="7"/>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8" w15:restartNumberingAfterBreak="0">
    <w:nsid w:val="7C3F44CE"/>
    <w:multiLevelType w:val="multilevel"/>
    <w:tmpl w:val="F78440C8"/>
    <w:lvl w:ilvl="0">
      <w:start w:val="6"/>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lowerLetter"/>
      <w:lvlText w:val="%3."/>
      <w:lvlJc w:val="left"/>
      <w:pPr>
        <w:ind w:left="1080" w:hanging="360"/>
      </w:p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num w:numId="1" w16cid:durableId="270598320">
    <w:abstractNumId w:val="11"/>
  </w:num>
  <w:num w:numId="2" w16cid:durableId="976300106">
    <w:abstractNumId w:val="1"/>
  </w:num>
  <w:num w:numId="3" w16cid:durableId="1942179299">
    <w:abstractNumId w:val="52"/>
  </w:num>
  <w:num w:numId="4" w16cid:durableId="1501580703">
    <w:abstractNumId w:val="33"/>
  </w:num>
  <w:num w:numId="5" w16cid:durableId="557474474">
    <w:abstractNumId w:val="20"/>
  </w:num>
  <w:num w:numId="6" w16cid:durableId="416906038">
    <w:abstractNumId w:val="34"/>
  </w:num>
  <w:num w:numId="7" w16cid:durableId="277487359">
    <w:abstractNumId w:val="49"/>
  </w:num>
  <w:num w:numId="8" w16cid:durableId="1892690807">
    <w:abstractNumId w:val="27"/>
  </w:num>
  <w:num w:numId="9" w16cid:durableId="668991923">
    <w:abstractNumId w:val="53"/>
  </w:num>
  <w:num w:numId="10" w16cid:durableId="584384917">
    <w:abstractNumId w:val="57"/>
  </w:num>
  <w:num w:numId="11" w16cid:durableId="800810329">
    <w:abstractNumId w:val="44"/>
  </w:num>
  <w:num w:numId="12" w16cid:durableId="1524321450">
    <w:abstractNumId w:val="23"/>
  </w:num>
  <w:num w:numId="13" w16cid:durableId="1363551518">
    <w:abstractNumId w:val="28"/>
  </w:num>
  <w:num w:numId="14" w16cid:durableId="1657033993">
    <w:abstractNumId w:val="46"/>
  </w:num>
  <w:num w:numId="15" w16cid:durableId="1136609558">
    <w:abstractNumId w:val="24"/>
  </w:num>
  <w:num w:numId="16" w16cid:durableId="599029803">
    <w:abstractNumId w:val="5"/>
  </w:num>
  <w:num w:numId="17" w16cid:durableId="20933388">
    <w:abstractNumId w:val="18"/>
  </w:num>
  <w:num w:numId="18" w16cid:durableId="1437747379">
    <w:abstractNumId w:val="35"/>
  </w:num>
  <w:num w:numId="19" w16cid:durableId="1594126618">
    <w:abstractNumId w:val="40"/>
  </w:num>
  <w:num w:numId="20" w16cid:durableId="1880118211">
    <w:abstractNumId w:val="19"/>
  </w:num>
  <w:num w:numId="21" w16cid:durableId="504444402">
    <w:abstractNumId w:val="10"/>
  </w:num>
  <w:num w:numId="22" w16cid:durableId="1696810995">
    <w:abstractNumId w:val="58"/>
  </w:num>
  <w:num w:numId="23" w16cid:durableId="1640302680">
    <w:abstractNumId w:val="54"/>
  </w:num>
  <w:num w:numId="24" w16cid:durableId="1357077073">
    <w:abstractNumId w:val="56"/>
  </w:num>
  <w:num w:numId="25" w16cid:durableId="1645575673">
    <w:abstractNumId w:val="42"/>
  </w:num>
  <w:num w:numId="26" w16cid:durableId="55859828">
    <w:abstractNumId w:val="26"/>
  </w:num>
  <w:num w:numId="27" w16cid:durableId="680204178">
    <w:abstractNumId w:val="50"/>
  </w:num>
  <w:num w:numId="28" w16cid:durableId="530336049">
    <w:abstractNumId w:val="9"/>
  </w:num>
  <w:num w:numId="29" w16cid:durableId="111439696">
    <w:abstractNumId w:val="30"/>
  </w:num>
  <w:num w:numId="30" w16cid:durableId="375472315">
    <w:abstractNumId w:val="29"/>
  </w:num>
  <w:num w:numId="31" w16cid:durableId="1831478609">
    <w:abstractNumId w:val="55"/>
  </w:num>
  <w:num w:numId="32" w16cid:durableId="853224661">
    <w:abstractNumId w:val="38"/>
  </w:num>
  <w:num w:numId="33" w16cid:durableId="1979144644">
    <w:abstractNumId w:val="8"/>
  </w:num>
  <w:num w:numId="34" w16cid:durableId="113208435">
    <w:abstractNumId w:val="36"/>
  </w:num>
  <w:num w:numId="35" w16cid:durableId="1502697896">
    <w:abstractNumId w:val="21"/>
  </w:num>
  <w:num w:numId="36" w16cid:durableId="696540449">
    <w:abstractNumId w:val="37"/>
  </w:num>
  <w:num w:numId="37" w16cid:durableId="1347174869">
    <w:abstractNumId w:val="14"/>
  </w:num>
  <w:num w:numId="38" w16cid:durableId="588543113">
    <w:abstractNumId w:val="31"/>
  </w:num>
  <w:num w:numId="39" w16cid:durableId="1425300915">
    <w:abstractNumId w:val="48"/>
  </w:num>
  <w:num w:numId="40" w16cid:durableId="1278829686">
    <w:abstractNumId w:val="2"/>
  </w:num>
  <w:num w:numId="41" w16cid:durableId="139931740">
    <w:abstractNumId w:val="45"/>
  </w:num>
  <w:num w:numId="42" w16cid:durableId="1798718471">
    <w:abstractNumId w:val="4"/>
  </w:num>
  <w:num w:numId="43" w16cid:durableId="1671326173">
    <w:abstractNumId w:val="6"/>
  </w:num>
  <w:num w:numId="44" w16cid:durableId="2010787052">
    <w:abstractNumId w:val="7"/>
  </w:num>
  <w:num w:numId="45" w16cid:durableId="1321614650">
    <w:abstractNumId w:val="22"/>
  </w:num>
  <w:num w:numId="46" w16cid:durableId="961766818">
    <w:abstractNumId w:val="3"/>
  </w:num>
  <w:num w:numId="47" w16cid:durableId="464587307">
    <w:abstractNumId w:val="41"/>
  </w:num>
  <w:num w:numId="48" w16cid:durableId="1999527960">
    <w:abstractNumId w:val="17"/>
  </w:num>
  <w:num w:numId="49" w16cid:durableId="608242311">
    <w:abstractNumId w:val="16"/>
  </w:num>
  <w:num w:numId="50" w16cid:durableId="107283527">
    <w:abstractNumId w:val="15"/>
  </w:num>
  <w:num w:numId="51" w16cid:durableId="32269108">
    <w:abstractNumId w:val="51"/>
  </w:num>
  <w:num w:numId="52" w16cid:durableId="196086845">
    <w:abstractNumId w:val="39"/>
  </w:num>
  <w:num w:numId="53" w16cid:durableId="1199313539">
    <w:abstractNumId w:val="13"/>
  </w:num>
  <w:num w:numId="54" w16cid:durableId="636881713">
    <w:abstractNumId w:val="43"/>
  </w:num>
  <w:num w:numId="55" w16cid:durableId="1676758691">
    <w:abstractNumId w:val="32"/>
  </w:num>
  <w:num w:numId="56" w16cid:durableId="857743430">
    <w:abstractNumId w:val="0"/>
  </w:num>
  <w:num w:numId="57" w16cid:durableId="1665432223">
    <w:abstractNumId w:val="12"/>
  </w:num>
  <w:num w:numId="58" w16cid:durableId="2119792820">
    <w:abstractNumId w:val="25"/>
  </w:num>
  <w:num w:numId="59" w16cid:durableId="1511216959">
    <w:abstractNumId w:val="47"/>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shit Ruparelia">
    <w15:presenceInfo w15:providerId="AD" w15:userId="S::nishit.ruparelia@pivotpartnersuk.com::c1e9d82b-dd55-460b-a6d6-cdd8a5f1dd2f"/>
  </w15:person>
  <w15:person w15:author="Amit Ruparelia">
    <w15:presenceInfo w15:providerId="Windows Live" w15:userId="fee9b2a0840e4df9"/>
  </w15:person>
  <w15:person w15:author="Rishi Ruparelia (CTR)">
    <w15:presenceInfo w15:providerId="AD" w15:userId="S::Rishi.Ruparelia@kbr.com::11761b48-969a-470d-8de6-dcd20dcb6d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29"/>
    <w:rsid w:val="0000516C"/>
    <w:rsid w:val="0001771E"/>
    <w:rsid w:val="00017CB1"/>
    <w:rsid w:val="000223A3"/>
    <w:rsid w:val="00034B46"/>
    <w:rsid w:val="00053971"/>
    <w:rsid w:val="00062E6E"/>
    <w:rsid w:val="00080895"/>
    <w:rsid w:val="000B0243"/>
    <w:rsid w:val="000B04F7"/>
    <w:rsid w:val="000B290F"/>
    <w:rsid w:val="000C0ED4"/>
    <w:rsid w:val="001240BB"/>
    <w:rsid w:val="00134FFF"/>
    <w:rsid w:val="00194361"/>
    <w:rsid w:val="00207DE0"/>
    <w:rsid w:val="002172D6"/>
    <w:rsid w:val="00282C6E"/>
    <w:rsid w:val="00333270"/>
    <w:rsid w:val="00365881"/>
    <w:rsid w:val="00376C6B"/>
    <w:rsid w:val="003E3F2E"/>
    <w:rsid w:val="00414FF7"/>
    <w:rsid w:val="00462F8F"/>
    <w:rsid w:val="004B0D2A"/>
    <w:rsid w:val="004F17E7"/>
    <w:rsid w:val="00511028"/>
    <w:rsid w:val="00522FE5"/>
    <w:rsid w:val="00542BBC"/>
    <w:rsid w:val="0054447A"/>
    <w:rsid w:val="00572541"/>
    <w:rsid w:val="005A5787"/>
    <w:rsid w:val="005F1598"/>
    <w:rsid w:val="005F2504"/>
    <w:rsid w:val="00650CA3"/>
    <w:rsid w:val="006813D4"/>
    <w:rsid w:val="006B40BE"/>
    <w:rsid w:val="006C258B"/>
    <w:rsid w:val="006F158E"/>
    <w:rsid w:val="006F3410"/>
    <w:rsid w:val="00795BD3"/>
    <w:rsid w:val="007A3EBF"/>
    <w:rsid w:val="00820109"/>
    <w:rsid w:val="00876E74"/>
    <w:rsid w:val="00877542"/>
    <w:rsid w:val="009A1C95"/>
    <w:rsid w:val="009D7FB7"/>
    <w:rsid w:val="009E060C"/>
    <w:rsid w:val="00A04E98"/>
    <w:rsid w:val="00A153C4"/>
    <w:rsid w:val="00A64170"/>
    <w:rsid w:val="00A76E29"/>
    <w:rsid w:val="00B208A2"/>
    <w:rsid w:val="00B35261"/>
    <w:rsid w:val="00B537C1"/>
    <w:rsid w:val="00B86A20"/>
    <w:rsid w:val="00B9422A"/>
    <w:rsid w:val="00C443F1"/>
    <w:rsid w:val="00C444EF"/>
    <w:rsid w:val="00CA28B7"/>
    <w:rsid w:val="00D13FE6"/>
    <w:rsid w:val="00D1458A"/>
    <w:rsid w:val="00D64E99"/>
    <w:rsid w:val="00DD789A"/>
    <w:rsid w:val="00DF1597"/>
    <w:rsid w:val="00E403A7"/>
    <w:rsid w:val="00E61F71"/>
    <w:rsid w:val="00E90FD3"/>
    <w:rsid w:val="00F0649B"/>
    <w:rsid w:val="00F54560"/>
    <w:rsid w:val="00F551FE"/>
    <w:rsid w:val="00F57F12"/>
    <w:rsid w:val="00F712E4"/>
    <w:rsid w:val="00F751FA"/>
    <w:rsid w:val="00F764FB"/>
    <w:rsid w:val="00FB3208"/>
    <w:rsid w:val="00FC0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8990"/>
  <w15:chartTrackingRefBased/>
  <w15:docId w15:val="{D20ADDD8-00BA-49AE-9AC0-8EFB7AFF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813D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410"/>
    <w:pPr>
      <w:ind w:left="720"/>
      <w:contextualSpacing/>
    </w:pPr>
  </w:style>
  <w:style w:type="character" w:styleId="Strong">
    <w:name w:val="Strong"/>
    <w:basedOn w:val="DefaultParagraphFont"/>
    <w:uiPriority w:val="22"/>
    <w:qFormat/>
    <w:rsid w:val="00DD789A"/>
    <w:rPr>
      <w:b/>
      <w:bCs/>
    </w:rPr>
  </w:style>
  <w:style w:type="paragraph" w:styleId="NormalWeb">
    <w:name w:val="Normal (Web)"/>
    <w:basedOn w:val="Normal"/>
    <w:uiPriority w:val="99"/>
    <w:semiHidden/>
    <w:unhideWhenUsed/>
    <w:rsid w:val="00B537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6813D4"/>
    <w:rPr>
      <w:rFonts w:ascii="Times New Roman" w:eastAsia="Times New Roman" w:hAnsi="Times New Roman" w:cs="Times New Roman"/>
      <w:b/>
      <w:bCs/>
      <w:kern w:val="0"/>
      <w:sz w:val="27"/>
      <w:szCs w:val="27"/>
      <w14:ligatures w14:val="none"/>
    </w:rPr>
  </w:style>
  <w:style w:type="paragraph" w:styleId="Revision">
    <w:name w:val="Revision"/>
    <w:hidden/>
    <w:uiPriority w:val="99"/>
    <w:semiHidden/>
    <w:rsid w:val="00542B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94928">
      <w:bodyDiv w:val="1"/>
      <w:marLeft w:val="0"/>
      <w:marRight w:val="0"/>
      <w:marTop w:val="0"/>
      <w:marBottom w:val="0"/>
      <w:divBdr>
        <w:top w:val="none" w:sz="0" w:space="0" w:color="auto"/>
        <w:left w:val="none" w:sz="0" w:space="0" w:color="auto"/>
        <w:bottom w:val="none" w:sz="0" w:space="0" w:color="auto"/>
        <w:right w:val="none" w:sz="0" w:space="0" w:color="auto"/>
      </w:divBdr>
    </w:div>
    <w:div w:id="368998116">
      <w:bodyDiv w:val="1"/>
      <w:marLeft w:val="0"/>
      <w:marRight w:val="0"/>
      <w:marTop w:val="0"/>
      <w:marBottom w:val="0"/>
      <w:divBdr>
        <w:top w:val="none" w:sz="0" w:space="0" w:color="auto"/>
        <w:left w:val="none" w:sz="0" w:space="0" w:color="auto"/>
        <w:bottom w:val="none" w:sz="0" w:space="0" w:color="auto"/>
        <w:right w:val="none" w:sz="0" w:space="0" w:color="auto"/>
      </w:divBdr>
    </w:div>
    <w:div w:id="406653090">
      <w:bodyDiv w:val="1"/>
      <w:marLeft w:val="0"/>
      <w:marRight w:val="0"/>
      <w:marTop w:val="0"/>
      <w:marBottom w:val="0"/>
      <w:divBdr>
        <w:top w:val="none" w:sz="0" w:space="0" w:color="auto"/>
        <w:left w:val="none" w:sz="0" w:space="0" w:color="auto"/>
        <w:bottom w:val="none" w:sz="0" w:space="0" w:color="auto"/>
        <w:right w:val="none" w:sz="0" w:space="0" w:color="auto"/>
      </w:divBdr>
    </w:div>
    <w:div w:id="450323594">
      <w:bodyDiv w:val="1"/>
      <w:marLeft w:val="0"/>
      <w:marRight w:val="0"/>
      <w:marTop w:val="0"/>
      <w:marBottom w:val="0"/>
      <w:divBdr>
        <w:top w:val="none" w:sz="0" w:space="0" w:color="auto"/>
        <w:left w:val="none" w:sz="0" w:space="0" w:color="auto"/>
        <w:bottom w:val="none" w:sz="0" w:space="0" w:color="auto"/>
        <w:right w:val="none" w:sz="0" w:space="0" w:color="auto"/>
      </w:divBdr>
    </w:div>
    <w:div w:id="480537947">
      <w:bodyDiv w:val="1"/>
      <w:marLeft w:val="0"/>
      <w:marRight w:val="0"/>
      <w:marTop w:val="0"/>
      <w:marBottom w:val="0"/>
      <w:divBdr>
        <w:top w:val="none" w:sz="0" w:space="0" w:color="auto"/>
        <w:left w:val="none" w:sz="0" w:space="0" w:color="auto"/>
        <w:bottom w:val="none" w:sz="0" w:space="0" w:color="auto"/>
        <w:right w:val="none" w:sz="0" w:space="0" w:color="auto"/>
      </w:divBdr>
    </w:div>
    <w:div w:id="558177379">
      <w:bodyDiv w:val="1"/>
      <w:marLeft w:val="0"/>
      <w:marRight w:val="0"/>
      <w:marTop w:val="0"/>
      <w:marBottom w:val="0"/>
      <w:divBdr>
        <w:top w:val="none" w:sz="0" w:space="0" w:color="auto"/>
        <w:left w:val="none" w:sz="0" w:space="0" w:color="auto"/>
        <w:bottom w:val="none" w:sz="0" w:space="0" w:color="auto"/>
        <w:right w:val="none" w:sz="0" w:space="0" w:color="auto"/>
      </w:divBdr>
    </w:div>
    <w:div w:id="563764161">
      <w:bodyDiv w:val="1"/>
      <w:marLeft w:val="0"/>
      <w:marRight w:val="0"/>
      <w:marTop w:val="0"/>
      <w:marBottom w:val="0"/>
      <w:divBdr>
        <w:top w:val="none" w:sz="0" w:space="0" w:color="auto"/>
        <w:left w:val="none" w:sz="0" w:space="0" w:color="auto"/>
        <w:bottom w:val="none" w:sz="0" w:space="0" w:color="auto"/>
        <w:right w:val="none" w:sz="0" w:space="0" w:color="auto"/>
      </w:divBdr>
    </w:div>
    <w:div w:id="618608188">
      <w:bodyDiv w:val="1"/>
      <w:marLeft w:val="0"/>
      <w:marRight w:val="0"/>
      <w:marTop w:val="0"/>
      <w:marBottom w:val="0"/>
      <w:divBdr>
        <w:top w:val="none" w:sz="0" w:space="0" w:color="auto"/>
        <w:left w:val="none" w:sz="0" w:space="0" w:color="auto"/>
        <w:bottom w:val="none" w:sz="0" w:space="0" w:color="auto"/>
        <w:right w:val="none" w:sz="0" w:space="0" w:color="auto"/>
      </w:divBdr>
    </w:div>
    <w:div w:id="623536098">
      <w:bodyDiv w:val="1"/>
      <w:marLeft w:val="0"/>
      <w:marRight w:val="0"/>
      <w:marTop w:val="0"/>
      <w:marBottom w:val="0"/>
      <w:divBdr>
        <w:top w:val="none" w:sz="0" w:space="0" w:color="auto"/>
        <w:left w:val="none" w:sz="0" w:space="0" w:color="auto"/>
        <w:bottom w:val="none" w:sz="0" w:space="0" w:color="auto"/>
        <w:right w:val="none" w:sz="0" w:space="0" w:color="auto"/>
      </w:divBdr>
    </w:div>
    <w:div w:id="706757931">
      <w:bodyDiv w:val="1"/>
      <w:marLeft w:val="0"/>
      <w:marRight w:val="0"/>
      <w:marTop w:val="0"/>
      <w:marBottom w:val="0"/>
      <w:divBdr>
        <w:top w:val="none" w:sz="0" w:space="0" w:color="auto"/>
        <w:left w:val="none" w:sz="0" w:space="0" w:color="auto"/>
        <w:bottom w:val="none" w:sz="0" w:space="0" w:color="auto"/>
        <w:right w:val="none" w:sz="0" w:space="0" w:color="auto"/>
      </w:divBdr>
    </w:div>
    <w:div w:id="807475469">
      <w:bodyDiv w:val="1"/>
      <w:marLeft w:val="0"/>
      <w:marRight w:val="0"/>
      <w:marTop w:val="0"/>
      <w:marBottom w:val="0"/>
      <w:divBdr>
        <w:top w:val="none" w:sz="0" w:space="0" w:color="auto"/>
        <w:left w:val="none" w:sz="0" w:space="0" w:color="auto"/>
        <w:bottom w:val="none" w:sz="0" w:space="0" w:color="auto"/>
        <w:right w:val="none" w:sz="0" w:space="0" w:color="auto"/>
      </w:divBdr>
    </w:div>
    <w:div w:id="911625230">
      <w:bodyDiv w:val="1"/>
      <w:marLeft w:val="0"/>
      <w:marRight w:val="0"/>
      <w:marTop w:val="0"/>
      <w:marBottom w:val="0"/>
      <w:divBdr>
        <w:top w:val="none" w:sz="0" w:space="0" w:color="auto"/>
        <w:left w:val="none" w:sz="0" w:space="0" w:color="auto"/>
        <w:bottom w:val="none" w:sz="0" w:space="0" w:color="auto"/>
        <w:right w:val="none" w:sz="0" w:space="0" w:color="auto"/>
      </w:divBdr>
    </w:div>
    <w:div w:id="1006057304">
      <w:bodyDiv w:val="1"/>
      <w:marLeft w:val="0"/>
      <w:marRight w:val="0"/>
      <w:marTop w:val="0"/>
      <w:marBottom w:val="0"/>
      <w:divBdr>
        <w:top w:val="none" w:sz="0" w:space="0" w:color="auto"/>
        <w:left w:val="none" w:sz="0" w:space="0" w:color="auto"/>
        <w:bottom w:val="none" w:sz="0" w:space="0" w:color="auto"/>
        <w:right w:val="none" w:sz="0" w:space="0" w:color="auto"/>
      </w:divBdr>
    </w:div>
    <w:div w:id="1039817015">
      <w:bodyDiv w:val="1"/>
      <w:marLeft w:val="0"/>
      <w:marRight w:val="0"/>
      <w:marTop w:val="0"/>
      <w:marBottom w:val="0"/>
      <w:divBdr>
        <w:top w:val="none" w:sz="0" w:space="0" w:color="auto"/>
        <w:left w:val="none" w:sz="0" w:space="0" w:color="auto"/>
        <w:bottom w:val="none" w:sz="0" w:space="0" w:color="auto"/>
        <w:right w:val="none" w:sz="0" w:space="0" w:color="auto"/>
      </w:divBdr>
    </w:div>
    <w:div w:id="1047679343">
      <w:bodyDiv w:val="1"/>
      <w:marLeft w:val="0"/>
      <w:marRight w:val="0"/>
      <w:marTop w:val="0"/>
      <w:marBottom w:val="0"/>
      <w:divBdr>
        <w:top w:val="none" w:sz="0" w:space="0" w:color="auto"/>
        <w:left w:val="none" w:sz="0" w:space="0" w:color="auto"/>
        <w:bottom w:val="none" w:sz="0" w:space="0" w:color="auto"/>
        <w:right w:val="none" w:sz="0" w:space="0" w:color="auto"/>
      </w:divBdr>
    </w:div>
    <w:div w:id="1226379709">
      <w:bodyDiv w:val="1"/>
      <w:marLeft w:val="0"/>
      <w:marRight w:val="0"/>
      <w:marTop w:val="0"/>
      <w:marBottom w:val="0"/>
      <w:divBdr>
        <w:top w:val="none" w:sz="0" w:space="0" w:color="auto"/>
        <w:left w:val="none" w:sz="0" w:space="0" w:color="auto"/>
        <w:bottom w:val="none" w:sz="0" w:space="0" w:color="auto"/>
        <w:right w:val="none" w:sz="0" w:space="0" w:color="auto"/>
      </w:divBdr>
    </w:div>
    <w:div w:id="1303582828">
      <w:bodyDiv w:val="1"/>
      <w:marLeft w:val="0"/>
      <w:marRight w:val="0"/>
      <w:marTop w:val="0"/>
      <w:marBottom w:val="0"/>
      <w:divBdr>
        <w:top w:val="none" w:sz="0" w:space="0" w:color="auto"/>
        <w:left w:val="none" w:sz="0" w:space="0" w:color="auto"/>
        <w:bottom w:val="none" w:sz="0" w:space="0" w:color="auto"/>
        <w:right w:val="none" w:sz="0" w:space="0" w:color="auto"/>
      </w:divBdr>
    </w:div>
    <w:div w:id="1597245761">
      <w:bodyDiv w:val="1"/>
      <w:marLeft w:val="0"/>
      <w:marRight w:val="0"/>
      <w:marTop w:val="0"/>
      <w:marBottom w:val="0"/>
      <w:divBdr>
        <w:top w:val="none" w:sz="0" w:space="0" w:color="auto"/>
        <w:left w:val="none" w:sz="0" w:space="0" w:color="auto"/>
        <w:bottom w:val="none" w:sz="0" w:space="0" w:color="auto"/>
        <w:right w:val="none" w:sz="0" w:space="0" w:color="auto"/>
      </w:divBdr>
    </w:div>
    <w:div w:id="1613705583">
      <w:bodyDiv w:val="1"/>
      <w:marLeft w:val="0"/>
      <w:marRight w:val="0"/>
      <w:marTop w:val="0"/>
      <w:marBottom w:val="0"/>
      <w:divBdr>
        <w:top w:val="none" w:sz="0" w:space="0" w:color="auto"/>
        <w:left w:val="none" w:sz="0" w:space="0" w:color="auto"/>
        <w:bottom w:val="none" w:sz="0" w:space="0" w:color="auto"/>
        <w:right w:val="none" w:sz="0" w:space="0" w:color="auto"/>
      </w:divBdr>
    </w:div>
    <w:div w:id="1700543924">
      <w:bodyDiv w:val="1"/>
      <w:marLeft w:val="0"/>
      <w:marRight w:val="0"/>
      <w:marTop w:val="0"/>
      <w:marBottom w:val="0"/>
      <w:divBdr>
        <w:top w:val="none" w:sz="0" w:space="0" w:color="auto"/>
        <w:left w:val="none" w:sz="0" w:space="0" w:color="auto"/>
        <w:bottom w:val="none" w:sz="0" w:space="0" w:color="auto"/>
        <w:right w:val="none" w:sz="0" w:space="0" w:color="auto"/>
      </w:divBdr>
    </w:div>
    <w:div w:id="184910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BA5C3-F982-4556-A105-161D5F5D1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Ruparelia</dc:creator>
  <cp:keywords/>
  <dc:description/>
  <cp:lastModifiedBy>Amit Ruparelia</cp:lastModifiedBy>
  <cp:revision>8</cp:revision>
  <dcterms:created xsi:type="dcterms:W3CDTF">2023-12-18T07:24:00Z</dcterms:created>
  <dcterms:modified xsi:type="dcterms:W3CDTF">2023-12-19T23:00:00Z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17afdc-1639-4c16-803b-66671fba3b73_Enabled">
    <vt:lpwstr>true</vt:lpwstr>
  </property>
  <property fmtid="{D5CDD505-2E9C-101B-9397-08002B2CF9AE}" pid="3" name="MSIP_Label_3b17afdc-1639-4c16-803b-66671fba3b73_SetDate">
    <vt:lpwstr>2023-12-09T13:09:54Z</vt:lpwstr>
  </property>
  <property fmtid="{D5CDD505-2E9C-101B-9397-08002B2CF9AE}" pid="4" name="MSIP_Label_3b17afdc-1639-4c16-803b-66671fba3b73_Method">
    <vt:lpwstr>Privileged</vt:lpwstr>
  </property>
  <property fmtid="{D5CDD505-2E9C-101B-9397-08002B2CF9AE}" pid="5" name="MSIP_Label_3b17afdc-1639-4c16-803b-66671fba3b73_Name">
    <vt:lpwstr>Public</vt:lpwstr>
  </property>
  <property fmtid="{D5CDD505-2E9C-101B-9397-08002B2CF9AE}" pid="6" name="MSIP_Label_3b17afdc-1639-4c16-803b-66671fba3b73_SiteId">
    <vt:lpwstr>9e52d672-a711-4a65-ad96-286a3703d96e</vt:lpwstr>
  </property>
  <property fmtid="{D5CDD505-2E9C-101B-9397-08002B2CF9AE}" pid="7" name="MSIP_Label_3b17afdc-1639-4c16-803b-66671fba3b73_ActionId">
    <vt:lpwstr>9d0849ad-9008-4e7b-91c2-ae21ef8d3a4f</vt:lpwstr>
  </property>
  <property fmtid="{D5CDD505-2E9C-101B-9397-08002B2CF9AE}" pid="8" name="MSIP_Label_3b17afdc-1639-4c16-803b-66671fba3b73_ContentBits">
    <vt:lpwstr>0</vt:lpwstr>
  </property>
</Properties>
</file>